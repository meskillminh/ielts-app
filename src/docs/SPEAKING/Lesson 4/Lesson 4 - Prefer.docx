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Lesson 4 –Prefer </w:t>
      </w:r>
    </w:p>
    <w:p w:rsidR="00000000" w:rsidDel="00000000" w:rsidP="00000000" w:rsidRDefault="00000000" w:rsidRPr="00000000" w14:paraId="00000002">
      <w:pPr>
        <w:rPr/>
      </w:pPr>
      <w:r w:rsidDel="00000000" w:rsidR="00000000" w:rsidRPr="00000000">
        <w:rPr>
          <w:rtl w:val="0"/>
        </w:rPr>
        <w:t xml:space="preserve">Ví dụ:</w:t>
        <w:tab/>
      </w:r>
    </w:p>
    <w:p w:rsidR="00000000" w:rsidDel="00000000" w:rsidP="00000000" w:rsidRDefault="00000000" w:rsidRPr="00000000" w14:paraId="00000003">
      <w:pPr>
        <w:rPr/>
      </w:pPr>
      <w:r w:rsidDel="00000000" w:rsidR="00000000" w:rsidRPr="00000000">
        <w:rPr>
          <w:rtl w:val="0"/>
        </w:rPr>
        <w:t xml:space="preserve">Do you prefer eating out or cooking at home?</w:t>
      </w:r>
    </w:p>
    <w:p w:rsidR="00000000" w:rsidDel="00000000" w:rsidP="00000000" w:rsidRDefault="00000000" w:rsidRPr="00000000" w14:paraId="00000004">
      <w:pPr>
        <w:rPr/>
      </w:pPr>
      <w:r w:rsidDel="00000000" w:rsidR="00000000" w:rsidRPr="00000000">
        <w:rPr>
          <w:rtl w:val="0"/>
        </w:rPr>
        <w:t xml:space="preserve">Do you prefer writing letters or sending mails?</w:t>
      </w:r>
    </w:p>
    <w:p w:rsidR="00000000" w:rsidDel="00000000" w:rsidP="00000000" w:rsidRDefault="00000000" w:rsidRPr="00000000" w14:paraId="00000005">
      <w:pPr>
        <w:rPr/>
      </w:pPr>
      <w:r w:rsidDel="00000000" w:rsidR="00000000" w:rsidRPr="00000000">
        <w:rPr>
          <w:rFonts w:ascii="REM" w:cs="REM" w:eastAsia="REM" w:hAnsi="REM"/>
          <w:rtl w:val="0"/>
        </w:rPr>
        <w:t xml:space="preserve">📌</w:t>
      </w:r>
      <w:r w:rsidDel="00000000" w:rsidR="00000000" w:rsidRPr="00000000">
        <w:rPr>
          <w:rtl w:val="0"/>
        </w:rPr>
        <w:t xml:space="preserve"> 1. CẤU TRÚC CƠ BẢN CỦA “PREFER”</w:t>
      </w:r>
    </w:p>
    <w:p w:rsidR="00000000" w:rsidDel="00000000" w:rsidP="00000000" w:rsidRDefault="00000000" w:rsidRPr="00000000" w14:paraId="00000006">
      <w:pPr>
        <w:rPr/>
      </w:pPr>
      <w:r w:rsidDel="00000000" w:rsidR="00000000" w:rsidRPr="00000000">
        <w:rPr>
          <w:rtl w:val="0"/>
        </w:rPr>
        <w:t xml:space="preserve">1</w:t>
      </w:r>
      <w:r w:rsidDel="00000000" w:rsidR="00000000" w:rsidRPr="00000000">
        <w:rPr>
          <w:rFonts w:ascii="REM" w:cs="REM" w:eastAsia="REM" w:hAnsi="REM"/>
          <w:rtl w:val="0"/>
        </w:rPr>
        <w:t xml:space="preserve">️⃣</w:t>
      </w:r>
      <w:r w:rsidDel="00000000" w:rsidR="00000000" w:rsidRPr="00000000">
        <w:rPr>
          <w:rtl w:val="0"/>
        </w:rPr>
        <w:t xml:space="preserve"> Prefer A to B</w:t>
      </w:r>
    </w:p>
    <w:p w:rsidR="00000000" w:rsidDel="00000000" w:rsidP="00000000" w:rsidRDefault="00000000" w:rsidRPr="00000000" w14:paraId="00000007">
      <w:pPr>
        <w:rPr/>
      </w:pPr>
      <w:r w:rsidDel="00000000" w:rsidR="00000000" w:rsidRPr="00000000">
        <w:rPr>
          <w:rFonts w:ascii="REM" w:cs="REM" w:eastAsia="REM" w:hAnsi="REM"/>
          <w:rtl w:val="0"/>
        </w:rPr>
        <w:t xml:space="preserve">👉</w:t>
      </w:r>
      <w:r w:rsidDel="00000000" w:rsidR="00000000" w:rsidRPr="00000000">
        <w:rPr>
          <w:rtl w:val="0"/>
        </w:rPr>
        <w:t xml:space="preserve"> I prefer coffee to tea.</w:t>
        <w:br w:type="textWrapping"/>
      </w:r>
      <w:r w:rsidDel="00000000" w:rsidR="00000000" w:rsidRPr="00000000">
        <w:rPr>
          <w:rFonts w:ascii="REM" w:cs="REM" w:eastAsia="REM" w:hAnsi="REM"/>
          <w:rtl w:val="0"/>
        </w:rPr>
        <w:t xml:space="preserve">👉</w:t>
      </w:r>
      <w:r w:rsidDel="00000000" w:rsidR="00000000" w:rsidRPr="00000000">
        <w:rPr>
          <w:rtl w:val="0"/>
        </w:rPr>
        <w:t xml:space="preserve"> I prefer living in the city to living in the countryside.</w:t>
      </w:r>
    </w:p>
    <w:p w:rsidR="00000000" w:rsidDel="00000000" w:rsidP="00000000" w:rsidRDefault="00000000" w:rsidRPr="00000000" w14:paraId="00000008">
      <w:pPr>
        <w:rPr/>
      </w:pPr>
      <w:r w:rsidDel="00000000" w:rsidR="00000000" w:rsidRPr="00000000">
        <w:rPr>
          <w:rFonts w:ascii="REM" w:cs="REM" w:eastAsia="REM" w:hAnsi="REM"/>
          <w:rtl w:val="0"/>
        </w:rPr>
        <w:t xml:space="preserve">⚠</w:t>
      </w:r>
      <w:r w:rsidDel="00000000" w:rsidR="00000000" w:rsidRPr="00000000">
        <w:rPr>
          <w:rtl w:val="0"/>
        </w:rPr>
        <w:t xml:space="preserve"> Lưu ý:</w:t>
      </w:r>
    </w:p>
    <w:p w:rsidR="00000000" w:rsidDel="00000000" w:rsidP="00000000" w:rsidRDefault="00000000" w:rsidRPr="00000000" w14:paraId="00000009">
      <w:pPr>
        <w:rPr/>
      </w:pPr>
      <w:r w:rsidDel="00000000" w:rsidR="00000000" w:rsidRPr="00000000">
        <w:rPr>
          <w:rtl w:val="0"/>
        </w:rPr>
        <w:t xml:space="preserve">Nếu dùng động từ → dùng V-ing cả hai vế</w:t>
        <w:br w:type="textWrapping"/>
      </w:r>
      <w:r w:rsidDel="00000000" w:rsidR="00000000" w:rsidRPr="00000000">
        <w:rPr>
          <w:rFonts w:ascii="REM" w:cs="REM" w:eastAsia="REM" w:hAnsi="REM"/>
          <w:rtl w:val="0"/>
        </w:rPr>
        <w:t xml:space="preserve">✔</w:t>
      </w:r>
      <w:r w:rsidDel="00000000" w:rsidR="00000000" w:rsidRPr="00000000">
        <w:rPr>
          <w:rtl w:val="0"/>
        </w:rPr>
        <w:t xml:space="preserve"> prefer reading to watching TV</w:t>
        <w:br w:type="textWrapping"/>
      </w:r>
      <w:r w:rsidDel="00000000" w:rsidR="00000000" w:rsidRPr="00000000">
        <w:rPr>
          <w:rFonts w:ascii="REM" w:cs="REM" w:eastAsia="REM" w:hAnsi="REM"/>
          <w:rtl w:val="0"/>
        </w:rPr>
        <w:t xml:space="preserve">❌</w:t>
      </w:r>
      <w:r w:rsidDel="00000000" w:rsidR="00000000" w:rsidRPr="00000000">
        <w:rPr>
          <w:rtl w:val="0"/>
        </w:rPr>
        <w:t xml:space="preserve"> prefer reading to watch TV</w:t>
      </w:r>
    </w:p>
    <w:p w:rsidR="00000000" w:rsidDel="00000000" w:rsidP="00000000" w:rsidRDefault="00000000" w:rsidRPr="00000000" w14:paraId="0000000A">
      <w:pPr>
        <w:rPr/>
      </w:pPr>
      <w:r w:rsidDel="00000000" w:rsidR="00000000" w:rsidRPr="00000000">
        <w:rPr>
          <w:rtl w:val="0"/>
        </w:rPr>
        <w:t xml:space="preserve">2</w:t>
      </w:r>
      <w:r w:rsidDel="00000000" w:rsidR="00000000" w:rsidRPr="00000000">
        <w:rPr>
          <w:rFonts w:ascii="REM" w:cs="REM" w:eastAsia="REM" w:hAnsi="REM"/>
          <w:rtl w:val="0"/>
        </w:rPr>
        <w:t xml:space="preserve">️⃣</w:t>
      </w:r>
      <w:r w:rsidDel="00000000" w:rsidR="00000000" w:rsidRPr="00000000">
        <w:rPr>
          <w:rtl w:val="0"/>
        </w:rPr>
        <w:t xml:space="preserve"> Prefer to V rather than V</w:t>
      </w:r>
    </w:p>
    <w:p w:rsidR="00000000" w:rsidDel="00000000" w:rsidP="00000000" w:rsidRDefault="00000000" w:rsidRPr="00000000" w14:paraId="0000000B">
      <w:pPr>
        <w:rPr/>
      </w:pPr>
      <w:r w:rsidDel="00000000" w:rsidR="00000000" w:rsidRPr="00000000">
        <w:rPr>
          <w:rFonts w:ascii="REM" w:cs="REM" w:eastAsia="REM" w:hAnsi="REM"/>
          <w:rtl w:val="0"/>
        </w:rPr>
        <w:t xml:space="preserve">👉</w:t>
      </w:r>
      <w:r w:rsidDel="00000000" w:rsidR="00000000" w:rsidRPr="00000000">
        <w:rPr>
          <w:rtl w:val="0"/>
        </w:rPr>
        <w:t xml:space="preserve"> I prefer to stay at home rather than go out.</w:t>
        <w:br w:type="textWrapping"/>
      </w:r>
      <w:r w:rsidDel="00000000" w:rsidR="00000000" w:rsidRPr="00000000">
        <w:rPr>
          <w:rFonts w:ascii="REM" w:cs="REM" w:eastAsia="REM" w:hAnsi="REM"/>
          <w:rtl w:val="0"/>
        </w:rPr>
        <w:t xml:space="preserve">👉</w:t>
      </w:r>
      <w:r w:rsidDel="00000000" w:rsidR="00000000" w:rsidRPr="00000000">
        <w:rPr>
          <w:rtl w:val="0"/>
        </w:rPr>
        <w:t xml:space="preserve"> I prefer to travel by plane rather than take the train.</w:t>
      </w:r>
    </w:p>
    <w:p w:rsidR="00000000" w:rsidDel="00000000" w:rsidP="00000000" w:rsidRDefault="00000000" w:rsidRPr="00000000" w14:paraId="0000000C">
      <w:pPr>
        <w:rPr/>
      </w:pPr>
      <w:r w:rsidDel="00000000" w:rsidR="00000000" w:rsidRPr="00000000">
        <w:rPr>
          <w:rFonts w:ascii="REM" w:cs="REM" w:eastAsia="REM" w:hAnsi="REM"/>
          <w:rtl w:val="0"/>
        </w:rPr>
        <w:t xml:space="preserve">⚠</w:t>
      </w:r>
      <w:r w:rsidDel="00000000" w:rsidR="00000000" w:rsidRPr="00000000">
        <w:rPr>
          <w:rtl w:val="0"/>
        </w:rPr>
        <w:t xml:space="preserve"> Sau rather than → động từ nguyên mẫu (không “to”)</w:t>
      </w:r>
    </w:p>
    <w:p w:rsidR="00000000" w:rsidDel="00000000" w:rsidP="00000000" w:rsidRDefault="00000000" w:rsidRPr="00000000" w14:paraId="0000000D">
      <w:pPr>
        <w:rPr/>
      </w:pPr>
      <w:r w:rsidDel="00000000" w:rsidR="00000000" w:rsidRPr="00000000">
        <w:rPr>
          <w:rFonts w:ascii="REM" w:cs="REM" w:eastAsia="REM" w:hAnsi="REM"/>
          <w:rtl w:val="0"/>
        </w:rPr>
        <w:t xml:space="preserve">📌</w:t>
      </w:r>
      <w:r w:rsidDel="00000000" w:rsidR="00000000" w:rsidRPr="00000000">
        <w:rPr>
          <w:rtl w:val="0"/>
        </w:rPr>
        <w:t xml:space="preserve"> II. CÁCH TRẢ LỜI CÂU HỎI “DO YOU PREFER…?”</w:t>
      </w:r>
    </w:p>
    <w:p w:rsidR="00000000" w:rsidDel="00000000" w:rsidP="00000000" w:rsidRDefault="00000000" w:rsidRPr="00000000" w14:paraId="0000000E">
      <w:pPr>
        <w:pStyle w:val="Heading4"/>
        <w:rPr/>
      </w:pPr>
      <w:r w:rsidDel="00000000" w:rsidR="00000000" w:rsidRPr="00000000">
        <w:rPr>
          <w:rtl w:val="0"/>
        </w:rPr>
        <w:t xml:space="preserve">Bước 1: Khẳng định bạn thích cái nào hơn </w:t>
      </w:r>
    </w:p>
    <w:p w:rsidR="00000000" w:rsidDel="00000000" w:rsidP="00000000" w:rsidRDefault="00000000" w:rsidRPr="00000000" w14:paraId="0000000F">
      <w:pPr>
        <w:rPr/>
      </w:pPr>
      <w:r w:rsidDel="00000000" w:rsidR="00000000" w:rsidRPr="00000000">
        <w:rPr>
          <w:rtl w:val="0"/>
        </w:rPr>
        <w:t xml:space="preserve"> Level cơ bản (Band 5.5–6.0)</w:t>
      </w:r>
    </w:p>
    <w:p w:rsidR="00000000" w:rsidDel="00000000" w:rsidP="00000000" w:rsidRDefault="00000000" w:rsidRPr="00000000" w14:paraId="00000010">
      <w:pPr>
        <w:rPr/>
      </w:pPr>
      <w:r w:rsidDel="00000000" w:rsidR="00000000" w:rsidRPr="00000000">
        <w:rPr>
          <w:rtl w:val="0"/>
        </w:rPr>
        <w:t xml:space="preserve">Cấu trúc:</w:t>
      </w:r>
    </w:p>
    <w:p w:rsidR="00000000" w:rsidDel="00000000" w:rsidP="00000000" w:rsidRDefault="00000000" w:rsidRPr="00000000" w14:paraId="00000011">
      <w:pPr>
        <w:rPr/>
      </w:pPr>
      <w:r w:rsidDel="00000000" w:rsidR="00000000" w:rsidRPr="00000000">
        <w:rPr>
          <w:rFonts w:ascii="REM" w:cs="REM" w:eastAsia="REM" w:hAnsi="REM"/>
          <w:rtl w:val="0"/>
        </w:rPr>
        <w:t xml:space="preserve">👉</w:t>
      </w:r>
      <w:r w:rsidDel="00000000" w:rsidR="00000000" w:rsidRPr="00000000">
        <w:rPr>
          <w:rtl w:val="0"/>
        </w:rPr>
        <w:t xml:space="preserve"> I prefer A because…</w:t>
      </w:r>
    </w:p>
    <w:p w:rsidR="00000000" w:rsidDel="00000000" w:rsidP="00000000" w:rsidRDefault="00000000" w:rsidRPr="00000000" w14:paraId="00000012">
      <w:pPr>
        <w:rPr/>
      </w:pPr>
      <w:r w:rsidDel="00000000" w:rsidR="00000000" w:rsidRPr="00000000">
        <w:rPr>
          <w:rtl w:val="0"/>
        </w:rPr>
        <w:t xml:space="preserve">Ví dụ:</w:t>
      </w:r>
    </w:p>
    <w:p w:rsidR="00000000" w:rsidDel="00000000" w:rsidP="00000000" w:rsidRDefault="00000000" w:rsidRPr="00000000" w14:paraId="00000013">
      <w:pPr>
        <w:rPr/>
      </w:pPr>
      <w:r w:rsidDel="00000000" w:rsidR="00000000" w:rsidRPr="00000000">
        <w:rPr>
          <w:rtl w:val="0"/>
        </w:rPr>
        <w:t xml:space="preserve">I prefer living in the city because it’s more convenient.</w:t>
      </w:r>
    </w:p>
    <w:p w:rsidR="00000000" w:rsidDel="00000000" w:rsidP="00000000" w:rsidRDefault="00000000" w:rsidRPr="00000000" w14:paraId="00000014">
      <w:pPr>
        <w:rPr/>
      </w:pPr>
      <w:r w:rsidDel="00000000" w:rsidR="00000000" w:rsidRPr="00000000">
        <w:rPr>
          <w:rFonts w:ascii="REM" w:cs="REM" w:eastAsia="REM" w:hAnsi="REM"/>
          <w:rtl w:val="0"/>
        </w:rPr>
        <w:t xml:space="preserve">🟡</w:t>
      </w:r>
      <w:r w:rsidDel="00000000" w:rsidR="00000000" w:rsidRPr="00000000">
        <w:rPr>
          <w:rtl w:val="0"/>
        </w:rPr>
        <w:t xml:space="preserve"> Level trung cấp (Band 6.5–7.0)</w:t>
      </w:r>
    </w:p>
    <w:p w:rsidR="00000000" w:rsidDel="00000000" w:rsidP="00000000" w:rsidRDefault="00000000" w:rsidRPr="00000000" w14:paraId="00000015">
      <w:pPr>
        <w:rPr/>
      </w:pPr>
      <w:r w:rsidDel="00000000" w:rsidR="00000000" w:rsidRPr="00000000">
        <w:rPr>
          <w:rtl w:val="0"/>
        </w:rPr>
        <w:t xml:space="preserve">Thêm cấu trúc so sánh:</w:t>
      </w:r>
    </w:p>
    <w:p w:rsidR="00000000" w:rsidDel="00000000" w:rsidP="00000000" w:rsidRDefault="00000000" w:rsidRPr="00000000" w14:paraId="00000016">
      <w:pPr>
        <w:rPr/>
      </w:pPr>
      <w:r w:rsidDel="00000000" w:rsidR="00000000" w:rsidRPr="00000000">
        <w:rPr>
          <w:rFonts w:ascii="REM" w:cs="REM" w:eastAsia="REM" w:hAnsi="REM"/>
          <w:rtl w:val="0"/>
        </w:rPr>
        <w:t xml:space="preserve">👉</w:t>
      </w:r>
      <w:r w:rsidDel="00000000" w:rsidR="00000000" w:rsidRPr="00000000">
        <w:rPr>
          <w:rtl w:val="0"/>
        </w:rPr>
        <w:t xml:space="preserve"> I’d say I prefer A to B, mainly because…</w:t>
        <w:br w:type="textWrapping"/>
      </w:r>
      <w:r w:rsidDel="00000000" w:rsidR="00000000" w:rsidRPr="00000000">
        <w:rPr>
          <w:rFonts w:ascii="REM" w:cs="REM" w:eastAsia="REM" w:hAnsi="REM"/>
          <w:rtl w:val="0"/>
        </w:rPr>
        <w:t xml:space="preserve">👉</w:t>
      </w:r>
      <w:r w:rsidDel="00000000" w:rsidR="00000000" w:rsidRPr="00000000">
        <w:rPr>
          <w:rtl w:val="0"/>
        </w:rPr>
        <w:t xml:space="preserve"> I’m more into A than B.</w:t>
        <w:br w:type="textWrapping"/>
      </w:r>
      <w:r w:rsidDel="00000000" w:rsidR="00000000" w:rsidRPr="00000000">
        <w:rPr>
          <w:rFonts w:ascii="REM" w:cs="REM" w:eastAsia="REM" w:hAnsi="REM"/>
          <w:rtl w:val="0"/>
        </w:rPr>
        <w:t xml:space="preserve">👉</w:t>
      </w:r>
      <w:r w:rsidDel="00000000" w:rsidR="00000000" w:rsidRPr="00000000">
        <w:rPr>
          <w:rtl w:val="0"/>
        </w:rPr>
        <w:t xml:space="preserve"> I tend to prefer A, especially when…</w:t>
      </w:r>
    </w:p>
    <w:p w:rsidR="00000000" w:rsidDel="00000000" w:rsidP="00000000" w:rsidRDefault="00000000" w:rsidRPr="00000000" w14:paraId="00000017">
      <w:pPr>
        <w:rPr/>
      </w:pPr>
      <w:r w:rsidDel="00000000" w:rsidR="00000000" w:rsidRPr="00000000">
        <w:rPr>
          <w:rFonts w:ascii="REM" w:cs="REM" w:eastAsia="REM" w:hAnsi="REM"/>
          <w:rtl w:val="0"/>
        </w:rPr>
        <w:t xml:space="preserve">👉</w:t>
      </w:r>
      <w:r w:rsidDel="00000000" w:rsidR="00000000" w:rsidRPr="00000000">
        <w:rPr>
          <w:rtl w:val="0"/>
        </w:rPr>
        <w:t xml:space="preserve"> It really depends, but generally speaking, I’d say (lựa chọn của mình) is a better choice for me because…</w:t>
      </w:r>
    </w:p>
    <w:p w:rsidR="00000000" w:rsidDel="00000000" w:rsidP="00000000" w:rsidRDefault="00000000" w:rsidRPr="00000000" w14:paraId="00000018">
      <w:pPr>
        <w:rPr/>
      </w:pPr>
      <w:r w:rsidDel="00000000" w:rsidR="00000000" w:rsidRPr="00000000">
        <w:rPr>
          <w:rtl w:val="0"/>
        </w:rPr>
        <w:t xml:space="preserve">Ví dụ:</w:t>
      </w:r>
    </w:p>
    <w:p w:rsidR="00000000" w:rsidDel="00000000" w:rsidP="00000000" w:rsidRDefault="00000000" w:rsidRPr="00000000" w14:paraId="00000019">
      <w:pPr>
        <w:rPr/>
      </w:pPr>
      <w:r w:rsidDel="00000000" w:rsidR="00000000" w:rsidRPr="00000000">
        <w:rPr>
          <w:rtl w:val="0"/>
        </w:rPr>
        <w:t xml:space="preserve">I tend to prefer studying in the morning because I’m more productive at that time.</w:t>
      </w:r>
    </w:p>
    <w:p w:rsidR="00000000" w:rsidDel="00000000" w:rsidP="00000000" w:rsidRDefault="00000000" w:rsidRPr="00000000" w14:paraId="0000001A">
      <w:pPr>
        <w:pStyle w:val="Heading4"/>
        <w:rPr/>
      </w:pPr>
      <w:r w:rsidDel="00000000" w:rsidR="00000000" w:rsidRPr="00000000">
        <w:rPr>
          <w:rtl w:val="0"/>
        </w:rPr>
        <w:t xml:space="preserve"> BƯỚC 2 – NÊU LÝ DO </w:t>
      </w:r>
    </w:p>
    <w:p w:rsidR="00000000" w:rsidDel="00000000" w:rsidP="00000000" w:rsidRDefault="00000000" w:rsidRPr="00000000" w14:paraId="0000001B">
      <w:pPr>
        <w:rPr/>
      </w:pPr>
      <w:r w:rsidDel="00000000" w:rsidR="00000000" w:rsidRPr="00000000">
        <w:rPr>
          <w:rFonts w:ascii="REM" w:cs="REM" w:eastAsia="REM" w:hAnsi="REM"/>
          <w:rtl w:val="0"/>
        </w:rPr>
        <w:t xml:space="preserve">🔹</w:t>
      </w:r>
      <w:r w:rsidDel="00000000" w:rsidR="00000000" w:rsidRPr="00000000">
        <w:rPr>
          <w:rtl w:val="0"/>
        </w:rPr>
        <w:t xml:space="preserve"> CÔNG THỨC 1</w:t>
      </w:r>
    </w:p>
    <w:p w:rsidR="00000000" w:rsidDel="00000000" w:rsidP="00000000" w:rsidRDefault="00000000" w:rsidRPr="00000000" w14:paraId="0000001C">
      <w:pPr>
        <w:rPr/>
      </w:pPr>
      <w:r w:rsidDel="00000000" w:rsidR="00000000" w:rsidRPr="00000000">
        <w:rPr>
          <w:rtl w:val="0"/>
        </w:rPr>
        <w:t xml:space="preserve">A because it is + comparative adjective (dùng tính từ so sánh hơn)</w:t>
      </w:r>
    </w:p>
    <w:p w:rsidR="00000000" w:rsidDel="00000000" w:rsidP="00000000" w:rsidRDefault="00000000" w:rsidRPr="00000000" w14:paraId="0000001D">
      <w:pPr>
        <w:rPr/>
      </w:pPr>
      <w:r w:rsidDel="00000000" w:rsidR="00000000" w:rsidRPr="00000000">
        <w:rPr>
          <w:rFonts w:ascii="REM" w:cs="REM" w:eastAsia="REM" w:hAnsi="REM"/>
          <w:rtl w:val="0"/>
        </w:rPr>
        <w:t xml:space="preserve">👉</w:t>
      </w:r>
      <w:r w:rsidDel="00000000" w:rsidR="00000000" w:rsidRPr="00000000">
        <w:rPr>
          <w:rtl w:val="0"/>
        </w:rPr>
        <w:t xml:space="preserve"> A vì nó … hơn</w:t>
      </w:r>
    </w:p>
    <w:p w:rsidR="00000000" w:rsidDel="00000000" w:rsidP="00000000" w:rsidRDefault="00000000" w:rsidRPr="00000000" w14:paraId="0000001E">
      <w:pPr>
        <w:rPr/>
      </w:pPr>
      <w:r w:rsidDel="00000000" w:rsidR="00000000" w:rsidRPr="00000000">
        <w:rPr>
          <w:rtl w:val="0"/>
        </w:rPr>
        <w:t xml:space="preserve">tính từ ngắn: 1 âm tiết / 2 âm tiết kết thúc là y =&gt; tính từ ngắn_er</w:t>
      </w:r>
    </w:p>
    <w:p w:rsidR="00000000" w:rsidDel="00000000" w:rsidP="00000000" w:rsidRDefault="00000000" w:rsidRPr="00000000" w14:paraId="0000001F">
      <w:pPr>
        <w:rPr/>
      </w:pPr>
      <w:r w:rsidDel="00000000" w:rsidR="00000000" w:rsidRPr="00000000">
        <w:rPr>
          <w:rtl w:val="0"/>
        </w:rPr>
        <w:t xml:space="preserve">tính từ dài: 2 âm tiết trở lên =&gt; more + tính từ dài</w:t>
      </w:r>
    </w:p>
    <w:p w:rsidR="00000000" w:rsidDel="00000000" w:rsidP="00000000" w:rsidRDefault="00000000" w:rsidRPr="00000000" w14:paraId="00000020">
      <w:pPr>
        <w:rPr/>
      </w:pPr>
      <w:r w:rsidDel="00000000" w:rsidR="00000000" w:rsidRPr="00000000">
        <w:rPr>
          <w:b w:val="1"/>
          <w:bCs w:val="1"/>
          <w:rtl w:val="0"/>
        </w:rPr>
        <w:t xml:space="preserve">Cấu trúc:</w:t>
      </w:r>
      <w:r w:rsidDel="00000000" w:rsidR="00000000" w:rsidRPr="00000000">
        <w:rPr>
          <w:rtl w:val="0"/>
        </w:rPr>
        <w:br w:type="textWrapping"/>
        <w:t xml:space="preserve">I prefer A because it is + tính từ so sánh hơn.</w:t>
        <w:br w:type="textWrapping"/>
        <w:t xml:space="preserve">(Tôi thích A vì nó … hơn.)</w:t>
      </w:r>
    </w:p>
    <w:p w:rsidR="00000000" w:rsidDel="00000000" w:rsidP="00000000" w:rsidRDefault="00000000" w:rsidRPr="00000000" w14:paraId="00000021">
      <w:pPr>
        <w:rPr/>
      </w:pPr>
      <w:r w:rsidDel="00000000" w:rsidR="00000000" w:rsidRPr="00000000">
        <w:rPr>
          <w:b w:val="1"/>
          <w:bCs w:val="1"/>
          <w:rtl w:val="0"/>
        </w:rPr>
        <w:t xml:space="preserve">Ví dụ:</w:t>
      </w:r>
      <w:r w:rsidDel="00000000" w:rsidR="00000000" w:rsidRPr="00000000">
        <w:rPr>
          <w:rtl w:val="0"/>
        </w:rPr>
        <w:br w:type="textWrapping"/>
        <w:t xml:space="preserve">I prefer studying in the morning because it’s more productive.</w:t>
        <w:br w:type="textWrapping"/>
        <w:t xml:space="preserve">(Tôi thích học vào buổi sáng vì nó năng suất hơn.)</w:t>
      </w:r>
    </w:p>
    <w:p w:rsidR="00000000" w:rsidDel="00000000" w:rsidP="00000000" w:rsidRDefault="00000000" w:rsidRPr="00000000" w14:paraId="00000022">
      <w:pPr>
        <w:rPr/>
      </w:pPr>
      <w:r w:rsidDel="00000000" w:rsidR="00000000" w:rsidRPr="00000000">
        <w:rPr>
          <w:rFonts w:ascii="REM" w:cs="REM" w:eastAsia="REM" w:hAnsi="REM"/>
          <w:rtl w:val="0"/>
        </w:rPr>
        <w:t xml:space="preserve">📌</w:t>
      </w:r>
      <w:r w:rsidDel="00000000" w:rsidR="00000000" w:rsidRPr="00000000">
        <w:rPr>
          <w:rtl w:val="0"/>
        </w:rPr>
        <w:t xml:space="preserve"> Dùng khi nói về:</w:t>
      </w:r>
    </w:p>
    <w:p w:rsidR="00000000" w:rsidDel="00000000" w:rsidP="00000000" w:rsidRDefault="00000000" w:rsidRPr="00000000" w14:paraId="00000023">
      <w:pPr>
        <w:rPr/>
      </w:pPr>
      <w:r w:rsidDel="00000000" w:rsidR="00000000" w:rsidRPr="00000000">
        <w:rPr>
          <w:rtl w:val="0"/>
        </w:rPr>
        <w:t xml:space="preserve">more convenient (thuận tiện hơn)</w:t>
      </w:r>
    </w:p>
    <w:p w:rsidR="00000000" w:rsidDel="00000000" w:rsidP="00000000" w:rsidRDefault="00000000" w:rsidRPr="00000000" w14:paraId="00000024">
      <w:pPr>
        <w:rPr/>
      </w:pPr>
      <w:r w:rsidDel="00000000" w:rsidR="00000000" w:rsidRPr="00000000">
        <w:rPr>
          <w:rtl w:val="0"/>
        </w:rPr>
        <w:t xml:space="preserve">more relaxing (thư giãn hơn)</w:t>
      </w:r>
    </w:p>
    <w:p w:rsidR="00000000" w:rsidDel="00000000" w:rsidP="00000000" w:rsidRDefault="00000000" w:rsidRPr="00000000" w14:paraId="00000025">
      <w:pPr>
        <w:rPr/>
      </w:pPr>
      <w:r w:rsidDel="00000000" w:rsidR="00000000" w:rsidRPr="00000000">
        <w:rPr>
          <w:rtl w:val="0"/>
        </w:rPr>
        <w:t xml:space="preserve">more practical (thiết thực hơn)</w:t>
      </w:r>
    </w:p>
    <w:p w:rsidR="00000000" w:rsidDel="00000000" w:rsidP="00000000" w:rsidRDefault="00000000" w:rsidRPr="00000000" w14:paraId="00000026">
      <w:pPr>
        <w:rPr/>
      </w:pPr>
      <w:r w:rsidDel="00000000" w:rsidR="00000000" w:rsidRPr="00000000">
        <w:rPr>
          <w:rtl w:val="0"/>
        </w:rPr>
        <w:t xml:space="preserve">more affordable (rẻ hơn)</w:t>
      </w:r>
    </w:p>
    <w:p w:rsidR="00000000" w:rsidDel="00000000" w:rsidP="00000000" w:rsidRDefault="00000000" w:rsidRPr="00000000" w14:paraId="00000027">
      <w:pPr>
        <w:rPr/>
      </w:pPr>
      <w:r w:rsidDel="00000000" w:rsidR="00000000" w:rsidRPr="00000000">
        <w:rPr>
          <w:rFonts w:ascii="REM" w:cs="REM" w:eastAsia="REM" w:hAnsi="REM"/>
          <w:rtl w:val="0"/>
        </w:rPr>
        <w:t xml:space="preserve">🔹</w:t>
      </w:r>
      <w:r w:rsidDel="00000000" w:rsidR="00000000" w:rsidRPr="00000000">
        <w:rPr>
          <w:rtl w:val="0"/>
        </w:rPr>
        <w:t xml:space="preserve"> CÔNG THỨC 2</w:t>
      </w:r>
    </w:p>
    <w:p w:rsidR="00000000" w:rsidDel="00000000" w:rsidP="00000000" w:rsidRDefault="00000000" w:rsidRPr="00000000" w14:paraId="00000028">
      <w:pPr>
        <w:rPr/>
      </w:pPr>
      <w:r w:rsidDel="00000000" w:rsidR="00000000" w:rsidRPr="00000000">
        <w:rPr>
          <w:rtl w:val="0"/>
        </w:rPr>
        <w:t xml:space="preserve">A because it allows me to + V</w:t>
      </w:r>
    </w:p>
    <w:p w:rsidR="00000000" w:rsidDel="00000000" w:rsidP="00000000" w:rsidRDefault="00000000" w:rsidRPr="00000000" w14:paraId="00000029">
      <w:pPr>
        <w:rPr/>
      </w:pPr>
      <w:r w:rsidDel="00000000" w:rsidR="00000000" w:rsidRPr="00000000">
        <w:rPr>
          <w:rFonts w:ascii="REM" w:cs="REM" w:eastAsia="REM" w:hAnsi="REM"/>
          <w:rtl w:val="0"/>
        </w:rPr>
        <w:t xml:space="preserve">👉</w:t>
      </w:r>
      <w:r w:rsidDel="00000000" w:rsidR="00000000" w:rsidRPr="00000000">
        <w:rPr>
          <w:rtl w:val="0"/>
        </w:rPr>
        <w:t xml:space="preserve"> A vì nó cho phép tôi…</w:t>
      </w:r>
    </w:p>
    <w:p w:rsidR="00000000" w:rsidDel="00000000" w:rsidP="00000000" w:rsidRDefault="00000000" w:rsidRPr="00000000" w14:paraId="0000002A">
      <w:pPr>
        <w:rPr/>
      </w:pPr>
      <w:r w:rsidDel="00000000" w:rsidR="00000000" w:rsidRPr="00000000">
        <w:rPr>
          <w:b w:val="1"/>
          <w:bCs w:val="1"/>
          <w:rtl w:val="0"/>
        </w:rPr>
        <w:t xml:space="preserve">Cấu trúc:</w:t>
      </w:r>
      <w:r w:rsidDel="00000000" w:rsidR="00000000" w:rsidRPr="00000000">
        <w:rPr>
          <w:rtl w:val="0"/>
        </w:rPr>
        <w:br w:type="textWrapping"/>
        <w:t xml:space="preserve">I prefer A because it allows me to + động từ nguyên mẫu.</w:t>
        <w:br w:type="textWrapping"/>
        <w:t xml:space="preserve">(Tôi thích A vì nó cho phép tôi…)</w:t>
      </w:r>
    </w:p>
    <w:p w:rsidR="00000000" w:rsidDel="00000000" w:rsidP="00000000" w:rsidRDefault="00000000" w:rsidRPr="00000000" w14:paraId="0000002B">
      <w:pPr>
        <w:rPr/>
      </w:pPr>
      <w:r w:rsidDel="00000000" w:rsidR="00000000" w:rsidRPr="00000000">
        <w:rPr>
          <w:b w:val="1"/>
          <w:bCs w:val="1"/>
          <w:rtl w:val="0"/>
        </w:rPr>
        <w:t xml:space="preserve">Ví dụ:</w:t>
      </w:r>
      <w:r w:rsidDel="00000000" w:rsidR="00000000" w:rsidRPr="00000000">
        <w:rPr>
          <w:rtl w:val="0"/>
        </w:rPr>
        <w:br w:type="textWrapping"/>
        <w:t xml:space="preserve">I prefer living in the city because it allows me to access better job opportunities.</w:t>
        <w:br w:type="textWrapping"/>
        <w:t xml:space="preserve">(Tôi thích sống ở thành phố vì nó cho phép tôi tiếp cận cơ hội việc làm tốt hơn.)</w:t>
      </w:r>
    </w:p>
    <w:p w:rsidR="00000000" w:rsidDel="00000000" w:rsidP="00000000" w:rsidRDefault="00000000" w:rsidRPr="00000000" w14:paraId="0000002C">
      <w:pPr>
        <w:rPr/>
      </w:pPr>
      <w:r w:rsidDel="00000000" w:rsidR="00000000" w:rsidRPr="00000000">
        <w:rPr>
          <w:rFonts w:ascii="REM" w:cs="REM" w:eastAsia="REM" w:hAnsi="REM"/>
          <w:rtl w:val="0"/>
        </w:rPr>
        <w:t xml:space="preserve">📌</w:t>
      </w:r>
      <w:r w:rsidDel="00000000" w:rsidR="00000000" w:rsidRPr="00000000">
        <w:rPr>
          <w:rtl w:val="0"/>
        </w:rPr>
        <w:t xml:space="preserve"> Dùng khi nói về:</w:t>
      </w:r>
    </w:p>
    <w:p w:rsidR="00000000" w:rsidDel="00000000" w:rsidP="00000000" w:rsidRDefault="00000000" w:rsidRPr="00000000" w14:paraId="0000002D">
      <w:pPr>
        <w:rPr/>
      </w:pPr>
      <w:r w:rsidDel="00000000" w:rsidR="00000000" w:rsidRPr="00000000">
        <w:rPr>
          <w:rtl w:val="0"/>
        </w:rPr>
        <w:t xml:space="preserve">access better opportunities (tiếp cận cơ hội tốt hơn)</w:t>
      </w:r>
    </w:p>
    <w:p w:rsidR="00000000" w:rsidDel="00000000" w:rsidP="00000000" w:rsidRDefault="00000000" w:rsidRPr="00000000" w14:paraId="0000002E">
      <w:pPr>
        <w:rPr/>
      </w:pPr>
      <w:r w:rsidDel="00000000" w:rsidR="00000000" w:rsidRPr="00000000">
        <w:rPr>
          <w:rtl w:val="0"/>
        </w:rPr>
        <w:t xml:space="preserve">manage my time better (quản lý thời gian tốt hơn)</w:t>
      </w:r>
    </w:p>
    <w:p w:rsidR="00000000" w:rsidDel="00000000" w:rsidP="00000000" w:rsidRDefault="00000000" w:rsidRPr="00000000" w14:paraId="0000002F">
      <w:pPr>
        <w:rPr/>
      </w:pPr>
      <w:r w:rsidDel="00000000" w:rsidR="00000000" w:rsidRPr="00000000">
        <w:rPr>
          <w:rtl w:val="0"/>
        </w:rPr>
        <w:t xml:space="preserve">develop my skills (phát triển kỹ năng)</w:t>
      </w:r>
    </w:p>
    <w:p w:rsidR="00000000" w:rsidDel="00000000" w:rsidP="00000000" w:rsidRDefault="00000000" w:rsidRPr="00000000" w14:paraId="00000030">
      <w:pPr>
        <w:rPr/>
      </w:pPr>
      <w:r w:rsidDel="00000000" w:rsidR="00000000" w:rsidRPr="00000000">
        <w:rPr>
          <w:rFonts w:ascii="REM" w:cs="REM" w:eastAsia="REM" w:hAnsi="REM"/>
          <w:rtl w:val="0"/>
        </w:rPr>
        <w:t xml:space="preserve">🔹</w:t>
      </w:r>
      <w:r w:rsidDel="00000000" w:rsidR="00000000" w:rsidRPr="00000000">
        <w:rPr>
          <w:rtl w:val="0"/>
        </w:rPr>
        <w:t xml:space="preserve"> CÔNG THỨC 3</w:t>
      </w:r>
    </w:p>
    <w:p w:rsidR="00000000" w:rsidDel="00000000" w:rsidP="00000000" w:rsidRDefault="00000000" w:rsidRPr="00000000" w14:paraId="00000031">
      <w:pPr>
        <w:rPr/>
      </w:pPr>
      <w:r w:rsidDel="00000000" w:rsidR="00000000" w:rsidRPr="00000000">
        <w:rPr>
          <w:rtl w:val="0"/>
        </w:rPr>
        <w:t xml:space="preserve">A because I can + V</w:t>
      </w:r>
    </w:p>
    <w:p w:rsidR="00000000" w:rsidDel="00000000" w:rsidP="00000000" w:rsidRDefault="00000000" w:rsidRPr="00000000" w14:paraId="00000032">
      <w:pPr>
        <w:rPr/>
      </w:pPr>
      <w:r w:rsidDel="00000000" w:rsidR="00000000" w:rsidRPr="00000000">
        <w:rPr>
          <w:rFonts w:ascii="REM" w:cs="REM" w:eastAsia="REM" w:hAnsi="REM"/>
          <w:rtl w:val="0"/>
        </w:rPr>
        <w:t xml:space="preserve">👉</w:t>
      </w:r>
      <w:r w:rsidDel="00000000" w:rsidR="00000000" w:rsidRPr="00000000">
        <w:rPr>
          <w:rtl w:val="0"/>
        </w:rPr>
        <w:t xml:space="preserve"> A vì tôi có thể…</w:t>
      </w:r>
    </w:p>
    <w:p w:rsidR="00000000" w:rsidDel="00000000" w:rsidP="00000000" w:rsidRDefault="00000000" w:rsidRPr="00000000" w14:paraId="00000033">
      <w:pPr>
        <w:rPr/>
      </w:pPr>
      <w:r w:rsidDel="00000000" w:rsidR="00000000" w:rsidRPr="00000000">
        <w:rPr>
          <w:b w:val="1"/>
          <w:bCs w:val="1"/>
          <w:rtl w:val="0"/>
        </w:rPr>
        <w:t xml:space="preserve">Cấu trúc:</w:t>
      </w:r>
      <w:r w:rsidDel="00000000" w:rsidR="00000000" w:rsidRPr="00000000">
        <w:rPr>
          <w:rtl w:val="0"/>
        </w:rPr>
        <w:br w:type="textWrapping"/>
        <w:t xml:space="preserve">I prefer A because I can + động từ nguyên mẫu.</w:t>
        <w:br w:type="textWrapping"/>
        <w:t xml:space="preserve">(Tôi thích A vì tôi có thể…)</w:t>
      </w:r>
    </w:p>
    <w:p w:rsidR="00000000" w:rsidDel="00000000" w:rsidP="00000000" w:rsidRDefault="00000000" w:rsidRPr="00000000" w14:paraId="00000034">
      <w:pPr>
        <w:rPr/>
      </w:pPr>
      <w:r w:rsidDel="00000000" w:rsidR="00000000" w:rsidRPr="00000000">
        <w:rPr>
          <w:b w:val="1"/>
          <w:bCs w:val="1"/>
          <w:rtl w:val="0"/>
        </w:rPr>
        <w:t xml:space="preserve">Ví dụ:</w:t>
      </w:r>
      <w:r w:rsidDel="00000000" w:rsidR="00000000" w:rsidRPr="00000000">
        <w:rPr>
          <w:rtl w:val="0"/>
        </w:rPr>
        <w:br w:type="textWrapping"/>
        <w:t xml:space="preserve">I prefer studying alone because I can concentrate better.</w:t>
        <w:br w:type="textWrapping"/>
        <w:t xml:space="preserve">(Tôi thích học một mình vì tôi có thể tập trung tốt hơn.)</w:t>
      </w:r>
    </w:p>
    <w:p w:rsidR="00000000" w:rsidDel="00000000" w:rsidP="00000000" w:rsidRDefault="00000000" w:rsidRPr="00000000" w14:paraId="00000035">
      <w:pPr>
        <w:rPr/>
      </w:pPr>
      <w:r w:rsidDel="00000000" w:rsidR="00000000" w:rsidRPr="00000000">
        <w:rPr>
          <w:rFonts w:ascii="REM" w:cs="REM" w:eastAsia="REM" w:hAnsi="REM"/>
          <w:rtl w:val="0"/>
        </w:rPr>
        <w:t xml:space="preserve">📌</w:t>
      </w:r>
      <w:r w:rsidDel="00000000" w:rsidR="00000000" w:rsidRPr="00000000">
        <w:rPr>
          <w:rtl w:val="0"/>
        </w:rPr>
        <w:t xml:space="preserve"> Dùng khi nói về:</w:t>
      </w:r>
    </w:p>
    <w:p w:rsidR="00000000" w:rsidDel="00000000" w:rsidP="00000000" w:rsidRDefault="00000000" w:rsidRPr="00000000" w14:paraId="00000036">
      <w:pPr>
        <w:rPr/>
      </w:pPr>
      <w:r w:rsidDel="00000000" w:rsidR="00000000" w:rsidRPr="00000000">
        <w:rPr>
          <w:rtl w:val="0"/>
        </w:rPr>
        <w:t xml:space="preserve">concentrate better (tập trung tốt hơn)</w:t>
      </w:r>
    </w:p>
    <w:p w:rsidR="00000000" w:rsidDel="00000000" w:rsidP="00000000" w:rsidRDefault="00000000" w:rsidRPr="00000000" w14:paraId="00000037">
      <w:pPr>
        <w:rPr/>
      </w:pPr>
      <w:r w:rsidDel="00000000" w:rsidR="00000000" w:rsidRPr="00000000">
        <w:rPr>
          <w:rtl w:val="0"/>
        </w:rPr>
        <w:t xml:space="preserve">relax more easily (thư giãn dễ hơn)</w:t>
      </w:r>
    </w:p>
    <w:p w:rsidR="00000000" w:rsidDel="00000000" w:rsidP="00000000" w:rsidRDefault="00000000" w:rsidRPr="00000000" w14:paraId="00000038">
      <w:pPr>
        <w:rPr/>
      </w:pPr>
      <w:r w:rsidDel="00000000" w:rsidR="00000000" w:rsidRPr="00000000">
        <w:rPr>
          <w:rtl w:val="0"/>
        </w:rPr>
        <w:t xml:space="preserve">save more money (tiết kiệm nhiều tiền hơn)</w:t>
      </w:r>
    </w:p>
    <w:p w:rsidR="00000000" w:rsidDel="00000000" w:rsidP="00000000" w:rsidRDefault="00000000" w:rsidRPr="00000000" w14:paraId="00000039">
      <w:pPr>
        <w:rPr/>
      </w:pPr>
      <w:r w:rsidDel="00000000" w:rsidR="00000000" w:rsidRPr="00000000">
        <w:rPr>
          <w:rFonts w:ascii="REM" w:cs="REM" w:eastAsia="REM" w:hAnsi="REM"/>
          <w:rtl w:val="0"/>
        </w:rPr>
        <w:t xml:space="preserve">🔹</w:t>
      </w:r>
      <w:r w:rsidDel="00000000" w:rsidR="00000000" w:rsidRPr="00000000">
        <w:rPr>
          <w:rtl w:val="0"/>
        </w:rPr>
        <w:t xml:space="preserve"> CÔNG THỨC 4</w:t>
      </w:r>
    </w:p>
    <w:p w:rsidR="00000000" w:rsidDel="00000000" w:rsidP="00000000" w:rsidRDefault="00000000" w:rsidRPr="00000000" w14:paraId="0000003A">
      <w:pPr>
        <w:rPr/>
      </w:pPr>
      <w:r w:rsidDel="00000000" w:rsidR="00000000" w:rsidRPr="00000000">
        <w:rPr>
          <w:rtl w:val="0"/>
        </w:rPr>
        <w:t xml:space="preserve">A mainly because + benefit</w:t>
      </w:r>
    </w:p>
    <w:p w:rsidR="00000000" w:rsidDel="00000000" w:rsidP="00000000" w:rsidRDefault="00000000" w:rsidRPr="00000000" w14:paraId="0000003B">
      <w:pPr>
        <w:rPr/>
      </w:pPr>
      <w:r w:rsidDel="00000000" w:rsidR="00000000" w:rsidRPr="00000000">
        <w:rPr>
          <w:rFonts w:ascii="REM" w:cs="REM" w:eastAsia="REM" w:hAnsi="REM"/>
          <w:rtl w:val="0"/>
        </w:rPr>
        <w:t xml:space="preserve">👉</w:t>
      </w:r>
      <w:r w:rsidDel="00000000" w:rsidR="00000000" w:rsidRPr="00000000">
        <w:rPr>
          <w:rtl w:val="0"/>
        </w:rPr>
        <w:t xml:space="preserve"> A chủ yếu vì…</w:t>
      </w:r>
    </w:p>
    <w:p w:rsidR="00000000" w:rsidDel="00000000" w:rsidP="00000000" w:rsidRDefault="00000000" w:rsidRPr="00000000" w14:paraId="0000003C">
      <w:pPr>
        <w:rPr/>
      </w:pPr>
      <w:r w:rsidDel="00000000" w:rsidR="00000000" w:rsidRPr="00000000">
        <w:rPr>
          <w:b w:val="1"/>
          <w:bCs w:val="1"/>
          <w:rtl w:val="0"/>
        </w:rPr>
        <w:t xml:space="preserve">Cấu trúc:</w:t>
      </w:r>
      <w:r w:rsidDel="00000000" w:rsidR="00000000" w:rsidRPr="00000000">
        <w:rPr>
          <w:rtl w:val="0"/>
        </w:rPr>
        <w:br w:type="textWrapping"/>
        <w:t xml:space="preserve">I prefer A mainly because + lợi ích.</w:t>
        <w:br w:type="textWrapping"/>
        <w:t xml:space="preserve">(Tôi thích A chủ yếu vì…)</w:t>
      </w:r>
    </w:p>
    <w:p w:rsidR="00000000" w:rsidDel="00000000" w:rsidP="00000000" w:rsidRDefault="00000000" w:rsidRPr="00000000" w14:paraId="0000003D">
      <w:pPr>
        <w:rPr/>
      </w:pPr>
      <w:r w:rsidDel="00000000" w:rsidR="00000000" w:rsidRPr="00000000">
        <w:rPr>
          <w:b w:val="1"/>
          <w:bCs w:val="1"/>
          <w:rtl w:val="0"/>
        </w:rPr>
        <w:t xml:space="preserve">Ví dụ:</w:t>
      </w:r>
      <w:r w:rsidDel="00000000" w:rsidR="00000000" w:rsidRPr="00000000">
        <w:rPr>
          <w:rtl w:val="0"/>
        </w:rPr>
        <w:br w:type="textWrapping"/>
        <w:t xml:space="preserve">I prefer online shopping mainly because it saves time.</w:t>
        <w:br w:type="textWrapping"/>
        <w:t xml:space="preserve">(Tôi thích mua sắm online chủ yếu vì nó tiết kiệm thời gian.)</w:t>
      </w:r>
    </w:p>
    <w:p w:rsidR="00000000" w:rsidDel="00000000" w:rsidP="00000000" w:rsidRDefault="00000000" w:rsidRPr="00000000" w14:paraId="0000003E">
      <w:pPr>
        <w:rPr/>
      </w:pPr>
      <w:r w:rsidDel="00000000" w:rsidR="00000000" w:rsidRPr="00000000">
        <w:rPr>
          <w:rFonts w:ascii="REM" w:cs="REM" w:eastAsia="REM" w:hAnsi="REM"/>
          <w:rtl w:val="0"/>
        </w:rPr>
        <w:t xml:space="preserve">📌</w:t>
      </w:r>
      <w:r w:rsidDel="00000000" w:rsidR="00000000" w:rsidRPr="00000000">
        <w:rPr>
          <w:rtl w:val="0"/>
        </w:rPr>
        <w:t xml:space="preserve"> NHỮNG LÝ DO HAY GẶP </w:t>
      </w:r>
    </w:p>
    <w:p w:rsidR="00000000" w:rsidDel="00000000" w:rsidP="00000000" w:rsidRDefault="00000000" w:rsidRPr="00000000" w14:paraId="0000003F">
      <w:pPr>
        <w:rPr/>
      </w:pPr>
      <w:r w:rsidDel="00000000" w:rsidR="00000000" w:rsidRPr="00000000">
        <w:rPr>
          <w:rtl w:val="0"/>
        </w:rPr>
        <w:t xml:space="preserve">1️</w:t>
      </w:r>
      <w:sdt>
        <w:sdtPr>
          <w:id w:val="390288963"/>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TIẾT KIỆM THỜI GIAN (Saving time)</w:t>
      </w:r>
    </w:p>
    <w:p w:rsidR="00000000" w:rsidDel="00000000" w:rsidP="00000000" w:rsidRDefault="00000000" w:rsidRPr="00000000" w14:paraId="00000040">
      <w:pPr>
        <w:rPr/>
      </w:pPr>
      <w:r w:rsidDel="00000000" w:rsidR="00000000" w:rsidRPr="00000000">
        <w:rPr>
          <w:rFonts w:ascii="REM" w:cs="REM" w:eastAsia="REM" w:hAnsi="REM"/>
          <w:rtl w:val="0"/>
        </w:rPr>
        <w:t xml:space="preserve">🔹</w:t>
      </w:r>
      <w:r w:rsidDel="00000000" w:rsidR="00000000" w:rsidRPr="00000000">
        <w:rPr>
          <w:rtl w:val="0"/>
        </w:rPr>
        <w:t xml:space="preserve"> Từ vựng:</w:t>
      </w:r>
    </w:p>
    <w:p w:rsidR="00000000" w:rsidDel="00000000" w:rsidP="00000000" w:rsidRDefault="00000000" w:rsidRPr="00000000" w14:paraId="00000041">
      <w:pPr>
        <w:rPr/>
      </w:pPr>
      <w:r w:rsidDel="00000000" w:rsidR="00000000" w:rsidRPr="00000000">
        <w:rPr>
          <w:rtl w:val="0"/>
        </w:rPr>
        <w:t xml:space="preserve">save time (tiết kiệm thời gian)</w:t>
      </w:r>
    </w:p>
    <w:p w:rsidR="00000000" w:rsidDel="00000000" w:rsidP="00000000" w:rsidRDefault="00000000" w:rsidRPr="00000000" w14:paraId="00000042">
      <w:pPr>
        <w:rPr/>
      </w:pPr>
      <w:r w:rsidDel="00000000" w:rsidR="00000000" w:rsidRPr="00000000">
        <w:rPr>
          <w:rtl w:val="0"/>
        </w:rPr>
        <w:t xml:space="preserve">time-efficient (tiết kiệm thời gian, hiệu quả về thời gian)</w:t>
      </w:r>
    </w:p>
    <w:p w:rsidR="00000000" w:rsidDel="00000000" w:rsidP="00000000" w:rsidRDefault="00000000" w:rsidRPr="00000000" w14:paraId="00000043">
      <w:pPr>
        <w:rPr/>
      </w:pPr>
      <w:r w:rsidDel="00000000" w:rsidR="00000000" w:rsidRPr="00000000">
        <w:rPr>
          <w:rtl w:val="0"/>
        </w:rPr>
        <w:t xml:space="preserve">convenient (thuận tiện)</w:t>
      </w:r>
    </w:p>
    <w:p w:rsidR="00000000" w:rsidDel="00000000" w:rsidP="00000000" w:rsidRDefault="00000000" w:rsidRPr="00000000" w14:paraId="00000044">
      <w:pPr>
        <w:rPr/>
      </w:pPr>
      <w:r w:rsidDel="00000000" w:rsidR="00000000" w:rsidRPr="00000000">
        <w:rPr>
          <w:rtl w:val="0"/>
        </w:rPr>
        <w:t xml:space="preserve">practical (thiết thực)</w:t>
      </w:r>
    </w:p>
    <w:p w:rsidR="00000000" w:rsidDel="00000000" w:rsidP="00000000" w:rsidRDefault="00000000" w:rsidRPr="00000000" w14:paraId="00000045">
      <w:pPr>
        <w:rPr/>
      </w:pPr>
      <w:r w:rsidDel="00000000" w:rsidR="00000000" w:rsidRPr="00000000">
        <w:rPr>
          <w:rFonts w:ascii="REM" w:cs="REM" w:eastAsia="REM" w:hAnsi="REM"/>
          <w:rtl w:val="0"/>
        </w:rPr>
        <w:t xml:space="preserve">🔹</w:t>
      </w:r>
      <w:r w:rsidDel="00000000" w:rsidR="00000000" w:rsidRPr="00000000">
        <w:rPr>
          <w:rtl w:val="0"/>
        </w:rPr>
        <w:t xml:space="preserve"> Cấu trúc:</w:t>
      </w:r>
    </w:p>
    <w:p w:rsidR="00000000" w:rsidDel="00000000" w:rsidP="00000000" w:rsidRDefault="00000000" w:rsidRPr="00000000" w14:paraId="00000046">
      <w:pPr>
        <w:rPr/>
      </w:pPr>
      <w:r w:rsidDel="00000000" w:rsidR="00000000" w:rsidRPr="00000000">
        <w:rPr>
          <w:rFonts w:ascii="REM" w:cs="REM" w:eastAsia="REM" w:hAnsi="REM"/>
          <w:rtl w:val="0"/>
        </w:rPr>
        <w:t xml:space="preserve">✔</w:t>
      </w:r>
      <w:r w:rsidDel="00000000" w:rsidR="00000000" w:rsidRPr="00000000">
        <w:rPr>
          <w:rtl w:val="0"/>
        </w:rPr>
        <w:t xml:space="preserve"> because it saves time</w:t>
      </w:r>
    </w:p>
    <w:p w:rsidR="00000000" w:rsidDel="00000000" w:rsidP="00000000" w:rsidRDefault="00000000" w:rsidRPr="00000000" w14:paraId="00000047">
      <w:pPr>
        <w:rPr/>
      </w:pPr>
      <w:r w:rsidDel="00000000" w:rsidR="00000000" w:rsidRPr="00000000">
        <w:rPr>
          <w:rtl w:val="0"/>
        </w:rPr>
        <w:t xml:space="preserve">(vì nó tiết kiệm thời gian)</w:t>
      </w:r>
    </w:p>
    <w:p w:rsidR="00000000" w:rsidDel="00000000" w:rsidP="00000000" w:rsidRDefault="00000000" w:rsidRPr="00000000" w14:paraId="00000048">
      <w:pPr>
        <w:rPr/>
      </w:pPr>
      <w:r w:rsidDel="00000000" w:rsidR="00000000" w:rsidRPr="00000000">
        <w:rPr>
          <w:rtl w:val="0"/>
        </w:rPr>
        <w:t xml:space="preserve">I prefer shopping online because it saves time.</w:t>
        <w:br w:type="textWrapping"/>
        <w:t xml:space="preserve">Tôi thích mua sắm online vì nó tiết kiệm thời gian.</w:t>
      </w:r>
    </w:p>
    <w:p w:rsidR="00000000" w:rsidDel="00000000" w:rsidP="00000000" w:rsidRDefault="00000000" w:rsidRPr="00000000" w14:paraId="00000049">
      <w:pPr>
        <w:rPr/>
      </w:pPr>
      <w:r w:rsidDel="00000000" w:rsidR="00000000" w:rsidRPr="00000000">
        <w:rPr>
          <w:rFonts w:ascii="REM" w:cs="REM" w:eastAsia="REM" w:hAnsi="REM"/>
          <w:rtl w:val="0"/>
        </w:rPr>
        <w:t xml:space="preserve">✔</w:t>
      </w:r>
      <w:r w:rsidDel="00000000" w:rsidR="00000000" w:rsidRPr="00000000">
        <w:rPr>
          <w:rtl w:val="0"/>
        </w:rPr>
        <w:t xml:space="preserve"> because it’s more time-efficient &gt;&lt; time-consuming (adj): tốn thời gian</w:t>
      </w:r>
    </w:p>
    <w:p w:rsidR="00000000" w:rsidDel="00000000" w:rsidP="00000000" w:rsidRDefault="00000000" w:rsidRPr="00000000" w14:paraId="0000004A">
      <w:pPr>
        <w:rPr/>
      </w:pPr>
      <w:r w:rsidDel="00000000" w:rsidR="00000000" w:rsidRPr="00000000">
        <w:rPr>
          <w:rtl w:val="0"/>
        </w:rPr>
        <w:t xml:space="preserve">(vì nó hiệu quả về thời gian hơn)</w:t>
      </w:r>
    </w:p>
    <w:p w:rsidR="00000000" w:rsidDel="00000000" w:rsidP="00000000" w:rsidRDefault="00000000" w:rsidRPr="00000000" w14:paraId="0000004B">
      <w:pPr>
        <w:rPr/>
      </w:pPr>
      <w:r w:rsidDel="00000000" w:rsidR="00000000" w:rsidRPr="00000000">
        <w:rPr>
          <w:rtl w:val="0"/>
        </w:rPr>
        <w:t xml:space="preserve">I prefer taking the bus because it’s more time-efficient.</w:t>
        <w:br w:type="textWrapping"/>
        <w:t xml:space="preserve">Tôi thích đi xe buýt vì nó tiết kiệm thời gian hơn.</w:t>
      </w:r>
    </w:p>
    <w:p w:rsidR="00000000" w:rsidDel="00000000" w:rsidP="00000000" w:rsidRDefault="00000000" w:rsidRPr="00000000" w14:paraId="0000004C">
      <w:pPr>
        <w:rPr/>
      </w:pPr>
      <w:r w:rsidDel="00000000" w:rsidR="00000000" w:rsidRPr="00000000">
        <w:rPr>
          <w:rFonts w:ascii="REM" w:cs="REM" w:eastAsia="REM" w:hAnsi="REM"/>
          <w:rtl w:val="0"/>
        </w:rPr>
        <w:t xml:space="preserve">✔</w:t>
      </w:r>
      <w:r w:rsidDel="00000000" w:rsidR="00000000" w:rsidRPr="00000000">
        <w:rPr>
          <w:rtl w:val="0"/>
        </w:rPr>
        <w:t xml:space="preserve"> which helps me manage my schedule better</w:t>
      </w:r>
    </w:p>
    <w:p w:rsidR="00000000" w:rsidDel="00000000" w:rsidP="00000000" w:rsidRDefault="00000000" w:rsidRPr="00000000" w14:paraId="0000004D">
      <w:pPr>
        <w:rPr/>
      </w:pPr>
      <w:r w:rsidDel="00000000" w:rsidR="00000000" w:rsidRPr="00000000">
        <w:rPr>
          <w:rtl w:val="0"/>
        </w:rPr>
        <w:t xml:space="preserve">(điều này giúp tôi quản lý thời gian tốt hơn)</w:t>
      </w:r>
    </w:p>
    <w:p w:rsidR="00000000" w:rsidDel="00000000" w:rsidP="00000000" w:rsidRDefault="00000000" w:rsidRPr="00000000" w14:paraId="0000004E">
      <w:pPr>
        <w:rPr/>
      </w:pPr>
      <w:r w:rsidDel="00000000" w:rsidR="00000000" w:rsidRPr="00000000">
        <w:rPr>
          <w:rtl w:val="0"/>
        </w:rPr>
        <w:t xml:space="preserve">I prefer online learning because it saves time, which helps me manage my schedule better.</w:t>
        <w:br w:type="textWrapping"/>
        <w:t xml:space="preserve">Tôi thích học online vì nó tiết kiệm thời gian, điều này giúp tôi quản lý lịch trình tốt hơn.</w:t>
      </w:r>
    </w:p>
    <w:p w:rsidR="00000000" w:rsidDel="00000000" w:rsidP="00000000" w:rsidRDefault="00000000" w:rsidRPr="00000000" w14:paraId="0000004F">
      <w:pPr>
        <w:rPr/>
      </w:pPr>
      <w:r w:rsidDel="00000000" w:rsidR="00000000" w:rsidRPr="00000000">
        <w:rPr>
          <w:rtl w:val="0"/>
        </w:rPr>
        <w:t xml:space="preserve">2️</w:t>
      </w:r>
      <w:sdt>
        <w:sdtPr>
          <w:id w:val="1284604277"/>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GIẢM CĂNG THẲNG / THƯ GIÃN</w:t>
      </w:r>
    </w:p>
    <w:p w:rsidR="00000000" w:rsidDel="00000000" w:rsidP="00000000" w:rsidRDefault="00000000" w:rsidRPr="00000000" w14:paraId="00000050">
      <w:pPr>
        <w:rPr/>
      </w:pPr>
      <w:r w:rsidDel="00000000" w:rsidR="00000000" w:rsidRPr="00000000">
        <w:rPr>
          <w:rtl w:val="0"/>
        </w:rPr>
        <w:t xml:space="preserve">(Reducing stress / Relaxation)</w:t>
      </w:r>
    </w:p>
    <w:p w:rsidR="00000000" w:rsidDel="00000000" w:rsidP="00000000" w:rsidRDefault="00000000" w:rsidRPr="00000000" w14:paraId="00000051">
      <w:pPr>
        <w:rPr/>
      </w:pPr>
      <w:r w:rsidDel="00000000" w:rsidR="00000000" w:rsidRPr="00000000">
        <w:rPr>
          <w:rFonts w:ascii="REM" w:cs="REM" w:eastAsia="REM" w:hAnsi="REM"/>
          <w:rtl w:val="0"/>
        </w:rPr>
        <w:t xml:space="preserve">🔹</w:t>
      </w:r>
      <w:r w:rsidDel="00000000" w:rsidR="00000000" w:rsidRPr="00000000">
        <w:rPr>
          <w:rtl w:val="0"/>
        </w:rPr>
        <w:t xml:space="preserve"> Từ vựng:</w:t>
      </w:r>
    </w:p>
    <w:p w:rsidR="00000000" w:rsidDel="00000000" w:rsidP="00000000" w:rsidRDefault="00000000" w:rsidRPr="00000000" w14:paraId="00000052">
      <w:pPr>
        <w:rPr/>
      </w:pPr>
      <w:r w:rsidDel="00000000" w:rsidR="00000000" w:rsidRPr="00000000">
        <w:rPr>
          <w:rtl w:val="0"/>
        </w:rPr>
        <w:t xml:space="preserve">relaxing (thư giãn)</w:t>
      </w:r>
    </w:p>
    <w:p w:rsidR="00000000" w:rsidDel="00000000" w:rsidP="00000000" w:rsidRDefault="00000000" w:rsidRPr="00000000" w14:paraId="00000053">
      <w:pPr>
        <w:rPr/>
      </w:pPr>
      <w:r w:rsidDel="00000000" w:rsidR="00000000" w:rsidRPr="00000000">
        <w:rPr>
          <w:rtl w:val="0"/>
        </w:rPr>
        <w:t xml:space="preserve">peaceful (yên bình)</w:t>
      </w:r>
    </w:p>
    <w:p w:rsidR="00000000" w:rsidDel="00000000" w:rsidP="00000000" w:rsidRDefault="00000000" w:rsidRPr="00000000" w14:paraId="00000054">
      <w:pPr>
        <w:rPr/>
      </w:pPr>
      <w:r w:rsidDel="00000000" w:rsidR="00000000" w:rsidRPr="00000000">
        <w:rPr>
          <w:rtl w:val="0"/>
        </w:rPr>
        <w:t xml:space="preserve">less stressful (ít căng thẳng hơn)</w:t>
      </w:r>
    </w:p>
    <w:p w:rsidR="00000000" w:rsidDel="00000000" w:rsidP="00000000" w:rsidRDefault="00000000" w:rsidRPr="00000000" w14:paraId="00000055">
      <w:pPr>
        <w:rPr/>
      </w:pPr>
      <w:r w:rsidDel="00000000" w:rsidR="00000000" w:rsidRPr="00000000">
        <w:rPr>
          <w:rtl w:val="0"/>
        </w:rPr>
        <w:t xml:space="preserve">calming (giúp bình tĩnh)</w:t>
      </w:r>
    </w:p>
    <w:p w:rsidR="00000000" w:rsidDel="00000000" w:rsidP="00000000" w:rsidRDefault="00000000" w:rsidRPr="00000000" w14:paraId="00000056">
      <w:pPr>
        <w:rPr/>
      </w:pPr>
      <w:r w:rsidDel="00000000" w:rsidR="00000000" w:rsidRPr="00000000">
        <w:rPr>
          <w:rFonts w:ascii="REM" w:cs="REM" w:eastAsia="REM" w:hAnsi="REM"/>
          <w:rtl w:val="0"/>
        </w:rPr>
        <w:t xml:space="preserve">🔹</w:t>
      </w:r>
      <w:r w:rsidDel="00000000" w:rsidR="00000000" w:rsidRPr="00000000">
        <w:rPr>
          <w:rtl w:val="0"/>
        </w:rPr>
        <w:t xml:space="preserve"> Cấu trúc:</w:t>
      </w:r>
    </w:p>
    <w:p w:rsidR="00000000" w:rsidDel="00000000" w:rsidP="00000000" w:rsidRDefault="00000000" w:rsidRPr="00000000" w14:paraId="00000057">
      <w:pPr>
        <w:rPr/>
      </w:pPr>
      <w:r w:rsidDel="00000000" w:rsidR="00000000" w:rsidRPr="00000000">
        <w:rPr>
          <w:rFonts w:ascii="REM" w:cs="REM" w:eastAsia="REM" w:hAnsi="REM"/>
          <w:rtl w:val="0"/>
        </w:rPr>
        <w:t xml:space="preserve">✔</w:t>
      </w:r>
      <w:r w:rsidDel="00000000" w:rsidR="00000000" w:rsidRPr="00000000">
        <w:rPr>
          <w:rtl w:val="0"/>
        </w:rPr>
        <w:t xml:space="preserve"> because it’s more relaxing</w:t>
      </w:r>
    </w:p>
    <w:p w:rsidR="00000000" w:rsidDel="00000000" w:rsidP="00000000" w:rsidRDefault="00000000" w:rsidRPr="00000000" w14:paraId="00000058">
      <w:pPr>
        <w:rPr/>
      </w:pPr>
      <w:r w:rsidDel="00000000" w:rsidR="00000000" w:rsidRPr="00000000">
        <w:rPr>
          <w:rtl w:val="0"/>
        </w:rPr>
        <w:t xml:space="preserve">(vì nó thư giãn hơn)</w:t>
      </w:r>
    </w:p>
    <w:p w:rsidR="00000000" w:rsidDel="00000000" w:rsidP="00000000" w:rsidRDefault="00000000" w:rsidRPr="00000000" w14:paraId="00000059">
      <w:pPr>
        <w:rPr/>
      </w:pPr>
      <w:r w:rsidDel="00000000" w:rsidR="00000000" w:rsidRPr="00000000">
        <w:rPr>
          <w:rtl w:val="0"/>
        </w:rPr>
        <w:t xml:space="preserve">I prefer reading books because it’s more relaxing.</w:t>
        <w:br w:type="textWrapping"/>
        <w:t xml:space="preserve">Tôi thích đọc sách vì nó thư giãn hơn.</w:t>
      </w:r>
    </w:p>
    <w:p w:rsidR="00000000" w:rsidDel="00000000" w:rsidP="00000000" w:rsidRDefault="00000000" w:rsidRPr="00000000" w14:paraId="0000005A">
      <w:pPr>
        <w:rPr/>
      </w:pPr>
      <w:r w:rsidDel="00000000" w:rsidR="00000000" w:rsidRPr="00000000">
        <w:rPr>
          <w:rFonts w:ascii="REM" w:cs="REM" w:eastAsia="REM" w:hAnsi="REM"/>
          <w:rtl w:val="0"/>
        </w:rPr>
        <w:t xml:space="preserve">✔</w:t>
      </w:r>
      <w:r w:rsidDel="00000000" w:rsidR="00000000" w:rsidRPr="00000000">
        <w:rPr>
          <w:rtl w:val="0"/>
        </w:rPr>
        <w:t xml:space="preserve"> because it’s less stressful than…</w:t>
      </w:r>
    </w:p>
    <w:p w:rsidR="00000000" w:rsidDel="00000000" w:rsidP="00000000" w:rsidRDefault="00000000" w:rsidRPr="00000000" w14:paraId="0000005B">
      <w:pPr>
        <w:rPr/>
      </w:pPr>
      <w:r w:rsidDel="00000000" w:rsidR="00000000" w:rsidRPr="00000000">
        <w:rPr>
          <w:rtl w:val="0"/>
        </w:rPr>
        <w:t xml:space="preserve">(vì nó ít căng thẳng hơn so với…)</w:t>
      </w:r>
    </w:p>
    <w:p w:rsidR="00000000" w:rsidDel="00000000" w:rsidP="00000000" w:rsidRDefault="00000000" w:rsidRPr="00000000" w14:paraId="0000005C">
      <w:pPr>
        <w:rPr/>
      </w:pPr>
      <w:r w:rsidDel="00000000" w:rsidR="00000000" w:rsidRPr="00000000">
        <w:rPr>
          <w:rtl w:val="0"/>
        </w:rPr>
        <w:t xml:space="preserve">I prefer working from home because it’s less stressful than commuting.</w:t>
        <w:br w:type="textWrapping"/>
        <w:t xml:space="preserve">Tôi thích làm việc ở nhà vì nó ít căng thẳng hơn so với việc di chuyển đi làm.</w:t>
      </w:r>
    </w:p>
    <w:p w:rsidR="00000000" w:rsidDel="00000000" w:rsidP="00000000" w:rsidRDefault="00000000" w:rsidRPr="00000000" w14:paraId="0000005D">
      <w:pPr>
        <w:rPr/>
      </w:pPr>
      <w:r w:rsidDel="00000000" w:rsidR="00000000" w:rsidRPr="00000000">
        <w:rPr>
          <w:rFonts w:ascii="REM" w:cs="REM" w:eastAsia="REM" w:hAnsi="REM"/>
          <w:rtl w:val="0"/>
        </w:rPr>
        <w:t xml:space="preserve">✔</w:t>
      </w:r>
      <w:r w:rsidDel="00000000" w:rsidR="00000000" w:rsidRPr="00000000">
        <w:rPr>
          <w:rtl w:val="0"/>
        </w:rPr>
        <w:t xml:space="preserve"> as it gives me a sense of peace</w:t>
      </w:r>
    </w:p>
    <w:p w:rsidR="00000000" w:rsidDel="00000000" w:rsidP="00000000" w:rsidRDefault="00000000" w:rsidRPr="00000000" w14:paraId="0000005E">
      <w:pPr>
        <w:rPr/>
      </w:pPr>
      <w:r w:rsidDel="00000000" w:rsidR="00000000" w:rsidRPr="00000000">
        <w:rPr>
          <w:rtl w:val="0"/>
        </w:rPr>
        <w:t xml:space="preserve">(vì nó mang lại cho tôi cảm giác yên bình)</w:t>
      </w:r>
    </w:p>
    <w:p w:rsidR="00000000" w:rsidDel="00000000" w:rsidP="00000000" w:rsidRDefault="00000000" w:rsidRPr="00000000" w14:paraId="0000005F">
      <w:pPr>
        <w:rPr/>
      </w:pPr>
      <w:r w:rsidDel="00000000" w:rsidR="00000000" w:rsidRPr="00000000">
        <w:rPr>
          <w:rtl w:val="0"/>
        </w:rPr>
        <w:t xml:space="preserve">I prefer the countryside as it gives me a sense of peace.</w:t>
        <w:br w:type="textWrapping"/>
        <w:t xml:space="preserve">Tôi thích vùng nông thôn vì nó mang lại cảm giác yên bình.</w:t>
      </w:r>
    </w:p>
    <w:p w:rsidR="00000000" w:rsidDel="00000000" w:rsidP="00000000" w:rsidRDefault="00000000" w:rsidRPr="00000000" w14:paraId="00000060">
      <w:pPr>
        <w:rPr/>
      </w:pPr>
      <w:r w:rsidDel="00000000" w:rsidR="00000000" w:rsidRPr="00000000">
        <w:rPr>
          <w:rtl w:val="0"/>
        </w:rPr>
        <w:t xml:space="preserve">3️</w:t>
      </w:r>
      <w:sdt>
        <w:sdtPr>
          <w:id w:val="1228082898"/>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NĂNG SUẤT / TẬP TRUNG</w:t>
      </w:r>
    </w:p>
    <w:p w:rsidR="00000000" w:rsidDel="00000000" w:rsidP="00000000" w:rsidRDefault="00000000" w:rsidRPr="00000000" w14:paraId="00000061">
      <w:pPr>
        <w:rPr/>
      </w:pPr>
      <w:r w:rsidDel="00000000" w:rsidR="00000000" w:rsidRPr="00000000">
        <w:rPr>
          <w:rtl w:val="0"/>
        </w:rPr>
        <w:t xml:space="preserve">(Productivity / Concentration)</w:t>
      </w:r>
    </w:p>
    <w:p w:rsidR="00000000" w:rsidDel="00000000" w:rsidP="00000000" w:rsidRDefault="00000000" w:rsidRPr="00000000" w14:paraId="00000062">
      <w:pPr>
        <w:rPr/>
      </w:pPr>
      <w:r w:rsidDel="00000000" w:rsidR="00000000" w:rsidRPr="00000000">
        <w:rPr>
          <w:rFonts w:ascii="REM" w:cs="REM" w:eastAsia="REM" w:hAnsi="REM"/>
          <w:rtl w:val="0"/>
        </w:rPr>
        <w:t xml:space="preserve">🔹</w:t>
      </w:r>
      <w:r w:rsidDel="00000000" w:rsidR="00000000" w:rsidRPr="00000000">
        <w:rPr>
          <w:rtl w:val="0"/>
        </w:rPr>
        <w:t xml:space="preserve"> Từ vựng:</w:t>
      </w:r>
    </w:p>
    <w:p w:rsidR="00000000" w:rsidDel="00000000" w:rsidP="00000000" w:rsidRDefault="00000000" w:rsidRPr="00000000" w14:paraId="00000063">
      <w:pPr>
        <w:rPr/>
      </w:pPr>
      <w:r w:rsidDel="00000000" w:rsidR="00000000" w:rsidRPr="00000000">
        <w:rPr>
          <w:rtl w:val="0"/>
        </w:rPr>
        <w:t xml:space="preserve">productive (năng suất)</w:t>
      </w:r>
    </w:p>
    <w:p w:rsidR="00000000" w:rsidDel="00000000" w:rsidP="00000000" w:rsidRDefault="00000000" w:rsidRPr="00000000" w14:paraId="00000064">
      <w:pPr>
        <w:rPr/>
      </w:pPr>
      <w:r w:rsidDel="00000000" w:rsidR="00000000" w:rsidRPr="00000000">
        <w:rPr>
          <w:rtl w:val="0"/>
        </w:rPr>
        <w:t xml:space="preserve">focused (tập trung)</w:t>
      </w:r>
    </w:p>
    <w:p w:rsidR="00000000" w:rsidDel="00000000" w:rsidP="00000000" w:rsidRDefault="00000000" w:rsidRPr="00000000" w14:paraId="00000065">
      <w:pPr>
        <w:rPr/>
      </w:pPr>
      <w:r w:rsidDel="00000000" w:rsidR="00000000" w:rsidRPr="00000000">
        <w:rPr>
          <w:rtl w:val="0"/>
        </w:rPr>
        <w:t xml:space="preserve">fewer distractions (ít sự xao nhãng hơn)</w:t>
      </w:r>
    </w:p>
    <w:p w:rsidR="00000000" w:rsidDel="00000000" w:rsidP="00000000" w:rsidRDefault="00000000" w:rsidRPr="00000000" w14:paraId="00000066">
      <w:pPr>
        <w:rPr/>
      </w:pPr>
      <w:r w:rsidDel="00000000" w:rsidR="00000000" w:rsidRPr="00000000">
        <w:rPr>
          <w:rtl w:val="0"/>
        </w:rPr>
        <w:t xml:space="preserve">concentrate better (tập trung tốt hơn)</w:t>
      </w:r>
    </w:p>
    <w:p w:rsidR="00000000" w:rsidDel="00000000" w:rsidP="00000000" w:rsidRDefault="00000000" w:rsidRPr="00000000" w14:paraId="00000067">
      <w:pPr>
        <w:rPr/>
      </w:pPr>
      <w:r w:rsidDel="00000000" w:rsidR="00000000" w:rsidRPr="00000000">
        <w:rPr>
          <w:rFonts w:ascii="REM" w:cs="REM" w:eastAsia="REM" w:hAnsi="REM"/>
          <w:rtl w:val="0"/>
        </w:rPr>
        <w:t xml:space="preserve">🔹</w:t>
      </w:r>
      <w:r w:rsidDel="00000000" w:rsidR="00000000" w:rsidRPr="00000000">
        <w:rPr>
          <w:rtl w:val="0"/>
        </w:rPr>
        <w:t xml:space="preserve"> Cấu trúc:</w:t>
      </w:r>
    </w:p>
    <w:p w:rsidR="00000000" w:rsidDel="00000000" w:rsidP="00000000" w:rsidRDefault="00000000" w:rsidRPr="00000000" w14:paraId="00000068">
      <w:pPr>
        <w:rPr/>
      </w:pPr>
      <w:r w:rsidDel="00000000" w:rsidR="00000000" w:rsidRPr="00000000">
        <w:rPr>
          <w:rFonts w:ascii="REM" w:cs="REM" w:eastAsia="REM" w:hAnsi="REM"/>
          <w:rtl w:val="0"/>
        </w:rPr>
        <w:t xml:space="preserve">✔</w:t>
      </w:r>
      <w:r w:rsidDel="00000000" w:rsidR="00000000" w:rsidRPr="00000000">
        <w:rPr>
          <w:rtl w:val="0"/>
        </w:rPr>
        <w:t xml:space="preserve"> because I can concentrate better</w:t>
      </w:r>
    </w:p>
    <w:p w:rsidR="00000000" w:rsidDel="00000000" w:rsidP="00000000" w:rsidRDefault="00000000" w:rsidRPr="00000000" w14:paraId="00000069">
      <w:pPr>
        <w:rPr/>
      </w:pPr>
      <w:r w:rsidDel="00000000" w:rsidR="00000000" w:rsidRPr="00000000">
        <w:rPr>
          <w:rtl w:val="0"/>
        </w:rPr>
        <w:t xml:space="preserve">(vì tôi có thể tập trung tốt hơn)</w:t>
      </w:r>
    </w:p>
    <w:p w:rsidR="00000000" w:rsidDel="00000000" w:rsidP="00000000" w:rsidRDefault="00000000" w:rsidRPr="00000000" w14:paraId="0000006A">
      <w:pPr>
        <w:rPr/>
      </w:pPr>
      <w:r w:rsidDel="00000000" w:rsidR="00000000" w:rsidRPr="00000000">
        <w:rPr>
          <w:rtl w:val="0"/>
        </w:rPr>
        <w:t xml:space="preserve">I prefer studying alone because I can concentrate better.</w:t>
        <w:br w:type="textWrapping"/>
        <w:t xml:space="preserve">Tôi thích học một mình vì tôi có thể tập trung tốt hơn</w:t>
      </w:r>
    </w:p>
    <w:p w:rsidR="00000000" w:rsidDel="00000000" w:rsidP="00000000" w:rsidRDefault="00000000" w:rsidRPr="00000000" w14:paraId="0000006B">
      <w:pPr>
        <w:rPr>
          <w:u w:val="single"/>
        </w:rPr>
      </w:pPr>
      <w:r w:rsidDel="00000000" w:rsidR="00000000" w:rsidRPr="00000000">
        <w:rPr>
          <w:rFonts w:ascii="REM" w:cs="REM" w:eastAsia="REM" w:hAnsi="REM"/>
          <w:rtl w:val="0"/>
        </w:rPr>
        <w:t xml:space="preserve">✔</w:t>
      </w:r>
      <w:r w:rsidDel="00000000" w:rsidR="00000000" w:rsidRPr="00000000">
        <w:rPr>
          <w:rtl w:val="0"/>
        </w:rPr>
        <w:t xml:space="preserve"> because there are fewer </w:t>
      </w:r>
      <w:r w:rsidDel="00000000" w:rsidR="00000000" w:rsidRPr="00000000">
        <w:rPr>
          <w:u w:val="single"/>
          <w:rtl w:val="0"/>
        </w:rPr>
        <w:t xml:space="preserve">distractions</w:t>
      </w:r>
    </w:p>
    <w:p w:rsidR="00000000" w:rsidDel="00000000" w:rsidP="00000000" w:rsidRDefault="00000000" w:rsidRPr="00000000" w14:paraId="0000006C">
      <w:pPr>
        <w:rPr/>
      </w:pPr>
      <w:r w:rsidDel="00000000" w:rsidR="00000000" w:rsidRPr="00000000">
        <w:rPr>
          <w:rtl w:val="0"/>
        </w:rPr>
        <w:t xml:space="preserve">(vì có ít sự xao nhãng hơn)</w:t>
      </w:r>
    </w:p>
    <w:p w:rsidR="00000000" w:rsidDel="00000000" w:rsidP="00000000" w:rsidRDefault="00000000" w:rsidRPr="00000000" w14:paraId="0000006D">
      <w:pPr>
        <w:rPr/>
      </w:pPr>
      <w:r w:rsidDel="00000000" w:rsidR="00000000" w:rsidRPr="00000000">
        <w:rPr>
          <w:rtl w:val="0"/>
        </w:rPr>
        <w:t xml:space="preserve">I prefer staying at home because there are fewer distractions.</w:t>
        <w:br w:type="textWrapping"/>
        <w:t xml:space="preserve">Tôi thích ở nhà vì có ít sự xao nhãng hơn.</w:t>
      </w:r>
    </w:p>
    <w:p w:rsidR="00000000" w:rsidDel="00000000" w:rsidP="00000000" w:rsidRDefault="00000000" w:rsidRPr="00000000" w14:paraId="0000006E">
      <w:pPr>
        <w:rPr/>
      </w:pPr>
      <w:r w:rsidDel="00000000" w:rsidR="00000000" w:rsidRPr="00000000">
        <w:rPr>
          <w:rFonts w:ascii="REM" w:cs="REM" w:eastAsia="REM" w:hAnsi="REM"/>
          <w:rtl w:val="0"/>
        </w:rPr>
        <w:t xml:space="preserve">✔</w:t>
      </w:r>
      <w:r w:rsidDel="00000000" w:rsidR="00000000" w:rsidRPr="00000000">
        <w:rPr>
          <w:rtl w:val="0"/>
        </w:rPr>
        <w:t xml:space="preserve"> which improves my productivity</w:t>
      </w:r>
    </w:p>
    <w:p w:rsidR="00000000" w:rsidDel="00000000" w:rsidP="00000000" w:rsidRDefault="00000000" w:rsidRPr="00000000" w14:paraId="0000006F">
      <w:pPr>
        <w:rPr/>
      </w:pPr>
      <w:r w:rsidDel="00000000" w:rsidR="00000000" w:rsidRPr="00000000">
        <w:rPr>
          <w:rtl w:val="0"/>
        </w:rPr>
        <w:t xml:space="preserve">(điều này cải thiện năng suất của tôi)</w:t>
      </w:r>
    </w:p>
    <w:p w:rsidR="00000000" w:rsidDel="00000000" w:rsidP="00000000" w:rsidRDefault="00000000" w:rsidRPr="00000000" w14:paraId="00000070">
      <w:pPr>
        <w:rPr/>
      </w:pPr>
      <w:r w:rsidDel="00000000" w:rsidR="00000000" w:rsidRPr="00000000">
        <w:rPr>
          <w:rtl w:val="0"/>
        </w:rPr>
        <w:t xml:space="preserve">I prefer studying in the morning because I’m more productive at that time, which improves my efficiency / productivity.</w:t>
        <w:br w:type="textWrapping"/>
        <w:t xml:space="preserve">Tôi thích học vào buổi sáng vì tôi năng suất hơn vào thời điểm đó, điều này cải thiện hiệu quả học tập của tôi.</w:t>
      </w:r>
    </w:p>
    <w:p w:rsidR="00000000" w:rsidDel="00000000" w:rsidP="00000000" w:rsidRDefault="00000000" w:rsidRPr="00000000" w14:paraId="00000071">
      <w:pPr>
        <w:rPr/>
      </w:pPr>
      <w:r w:rsidDel="00000000" w:rsidR="00000000" w:rsidRPr="00000000">
        <w:rPr>
          <w:rtl w:val="0"/>
        </w:rPr>
        <w:t xml:space="preserve">4️</w:t>
      </w:r>
      <w:sdt>
        <w:sdtPr>
          <w:id w:val="1002315655"/>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PHÁT TRIỂN BẢN THÂN</w:t>
      </w:r>
    </w:p>
    <w:p w:rsidR="00000000" w:rsidDel="00000000" w:rsidP="00000000" w:rsidRDefault="00000000" w:rsidRPr="00000000" w14:paraId="00000072">
      <w:pPr>
        <w:rPr/>
      </w:pPr>
      <w:r w:rsidDel="00000000" w:rsidR="00000000" w:rsidRPr="00000000">
        <w:rPr>
          <w:rtl w:val="0"/>
        </w:rPr>
        <w:t xml:space="preserve">(Personal development)</w:t>
      </w:r>
    </w:p>
    <w:p w:rsidR="00000000" w:rsidDel="00000000" w:rsidP="00000000" w:rsidRDefault="00000000" w:rsidRPr="00000000" w14:paraId="00000073">
      <w:pPr>
        <w:rPr/>
      </w:pPr>
      <w:r w:rsidDel="00000000" w:rsidR="00000000" w:rsidRPr="00000000">
        <w:rPr>
          <w:rFonts w:ascii="REM" w:cs="REM" w:eastAsia="REM" w:hAnsi="REM"/>
          <w:rtl w:val="0"/>
        </w:rPr>
        <w:t xml:space="preserve">🔹</w:t>
      </w:r>
      <w:r w:rsidDel="00000000" w:rsidR="00000000" w:rsidRPr="00000000">
        <w:rPr>
          <w:rtl w:val="0"/>
        </w:rPr>
        <w:t xml:space="preserve"> Từ vựng:</w:t>
      </w:r>
    </w:p>
    <w:p w:rsidR="00000000" w:rsidDel="00000000" w:rsidP="00000000" w:rsidRDefault="00000000" w:rsidRPr="00000000" w14:paraId="00000074">
      <w:pPr>
        <w:rPr/>
      </w:pPr>
      <w:r w:rsidDel="00000000" w:rsidR="00000000" w:rsidRPr="00000000">
        <w:rPr>
          <w:rtl w:val="0"/>
        </w:rPr>
        <w:t xml:space="preserve">broaden my horizons (mở rộng tầm nhìn)</w:t>
      </w:r>
    </w:p>
    <w:p w:rsidR="00000000" w:rsidDel="00000000" w:rsidP="00000000" w:rsidRDefault="00000000" w:rsidRPr="00000000" w14:paraId="00000075">
      <w:pPr>
        <w:rPr/>
      </w:pPr>
      <w:r w:rsidDel="00000000" w:rsidR="00000000" w:rsidRPr="00000000">
        <w:rPr>
          <w:u w:val="single"/>
          <w:rtl w:val="0"/>
        </w:rPr>
        <w:t xml:space="preserve">gain</w:t>
      </w:r>
      <w:r w:rsidDel="00000000" w:rsidR="00000000" w:rsidRPr="00000000">
        <w:rPr>
          <w:rtl w:val="0"/>
        </w:rPr>
        <w:t xml:space="preserve"> experience (có thêm kinh nghiệm)</w:t>
      </w:r>
    </w:p>
    <w:p w:rsidR="00000000" w:rsidDel="00000000" w:rsidP="00000000" w:rsidRDefault="00000000" w:rsidRPr="00000000" w14:paraId="00000076">
      <w:pPr>
        <w:rPr/>
      </w:pPr>
      <w:r w:rsidDel="00000000" w:rsidR="00000000" w:rsidRPr="00000000">
        <w:rPr>
          <w:rtl w:val="0"/>
        </w:rPr>
        <w:t xml:space="preserve">develop my skills (phát triển kỹ năng)</w:t>
      </w:r>
    </w:p>
    <w:p w:rsidR="00000000" w:rsidDel="00000000" w:rsidP="00000000" w:rsidRDefault="00000000" w:rsidRPr="00000000" w14:paraId="00000077">
      <w:pPr>
        <w:rPr/>
      </w:pPr>
      <w:r w:rsidDel="00000000" w:rsidR="00000000" w:rsidRPr="00000000">
        <w:rPr>
          <w:rtl w:val="0"/>
        </w:rPr>
        <w:t xml:space="preserve">learn new things (học thêm điều mới)</w:t>
      </w:r>
    </w:p>
    <w:p w:rsidR="00000000" w:rsidDel="00000000" w:rsidP="00000000" w:rsidRDefault="00000000" w:rsidRPr="00000000" w14:paraId="00000078">
      <w:pPr>
        <w:rPr/>
      </w:pPr>
      <w:r w:rsidDel="00000000" w:rsidR="00000000" w:rsidRPr="00000000">
        <w:rPr>
          <w:rFonts w:ascii="REM" w:cs="REM" w:eastAsia="REM" w:hAnsi="REM"/>
          <w:rtl w:val="0"/>
        </w:rPr>
        <w:t xml:space="preserve">🔹</w:t>
      </w:r>
      <w:r w:rsidDel="00000000" w:rsidR="00000000" w:rsidRPr="00000000">
        <w:rPr>
          <w:rtl w:val="0"/>
        </w:rPr>
        <w:t xml:space="preserve"> Cấu trúc:</w:t>
      </w:r>
    </w:p>
    <w:p w:rsidR="00000000" w:rsidDel="00000000" w:rsidP="00000000" w:rsidRDefault="00000000" w:rsidRPr="00000000" w14:paraId="00000079">
      <w:pPr>
        <w:rPr/>
      </w:pPr>
      <w:r w:rsidDel="00000000" w:rsidR="00000000" w:rsidRPr="00000000">
        <w:rPr>
          <w:rFonts w:ascii="REM" w:cs="REM" w:eastAsia="REM" w:hAnsi="REM"/>
          <w:rtl w:val="0"/>
        </w:rPr>
        <w:t xml:space="preserve">✔</w:t>
      </w:r>
      <w:r w:rsidDel="00000000" w:rsidR="00000000" w:rsidRPr="00000000">
        <w:rPr>
          <w:rtl w:val="0"/>
        </w:rPr>
        <w:t xml:space="preserve"> because it helps me + V</w:t>
      </w:r>
    </w:p>
    <w:p w:rsidR="00000000" w:rsidDel="00000000" w:rsidP="00000000" w:rsidRDefault="00000000" w:rsidRPr="00000000" w14:paraId="0000007A">
      <w:pPr>
        <w:rPr/>
      </w:pPr>
      <w:r w:rsidDel="00000000" w:rsidR="00000000" w:rsidRPr="00000000">
        <w:rPr>
          <w:rtl w:val="0"/>
        </w:rPr>
        <w:t xml:space="preserve">(vì nó giúp tôi…)</w:t>
      </w:r>
    </w:p>
    <w:p w:rsidR="00000000" w:rsidDel="00000000" w:rsidP="00000000" w:rsidRDefault="00000000" w:rsidRPr="00000000" w14:paraId="0000007B">
      <w:pPr>
        <w:rPr/>
      </w:pPr>
      <w:r w:rsidDel="00000000" w:rsidR="00000000" w:rsidRPr="00000000">
        <w:rPr>
          <w:rtl w:val="0"/>
        </w:rPr>
        <w:t xml:space="preserve">I prefer travelling abroad because it helps me broaden my horizons.</w:t>
        <w:br w:type="textWrapping"/>
        <w:t xml:space="preserve">Tôi thích du lịch nước ngoài vì nó giúp tôi mở rộng tầm nhìn.</w:t>
      </w:r>
    </w:p>
    <w:p w:rsidR="00000000" w:rsidDel="00000000" w:rsidP="00000000" w:rsidRDefault="00000000" w:rsidRPr="00000000" w14:paraId="0000007C">
      <w:pPr>
        <w:rPr/>
      </w:pPr>
      <w:r w:rsidDel="00000000" w:rsidR="00000000" w:rsidRPr="00000000">
        <w:rPr>
          <w:rFonts w:ascii="REM" w:cs="REM" w:eastAsia="REM" w:hAnsi="REM"/>
          <w:rtl w:val="0"/>
        </w:rPr>
        <w:t xml:space="preserve">✔</w:t>
      </w:r>
      <w:r w:rsidDel="00000000" w:rsidR="00000000" w:rsidRPr="00000000">
        <w:rPr>
          <w:rtl w:val="0"/>
        </w:rPr>
        <w:t xml:space="preserve"> as it gives me the opportunity to + V</w:t>
      </w:r>
    </w:p>
    <w:p w:rsidR="00000000" w:rsidDel="00000000" w:rsidP="00000000" w:rsidRDefault="00000000" w:rsidRPr="00000000" w14:paraId="0000007D">
      <w:pPr>
        <w:rPr/>
      </w:pPr>
      <w:r w:rsidDel="00000000" w:rsidR="00000000" w:rsidRPr="00000000">
        <w:rPr>
          <w:rtl w:val="0"/>
        </w:rPr>
        <w:t xml:space="preserve">(vì nó cho tôi cơ hội để…)</w:t>
      </w:r>
    </w:p>
    <w:p w:rsidR="00000000" w:rsidDel="00000000" w:rsidP="00000000" w:rsidRDefault="00000000" w:rsidRPr="00000000" w14:paraId="0000007E">
      <w:pPr>
        <w:rPr/>
      </w:pPr>
      <w:r w:rsidDel="00000000" w:rsidR="00000000" w:rsidRPr="00000000">
        <w:rPr>
          <w:rtl w:val="0"/>
        </w:rPr>
        <w:t xml:space="preserve">I prefer group work as it gives me the opportunity to develop my communication skills.</w:t>
        <w:br w:type="textWrapping"/>
        <w:t xml:space="preserve">Tôi thích làm việc nhóm vì nó cho tôi cơ hội phát triển kỹ năng giao tiếp.</w:t>
      </w:r>
    </w:p>
    <w:p w:rsidR="00000000" w:rsidDel="00000000" w:rsidP="00000000" w:rsidRDefault="00000000" w:rsidRPr="00000000" w14:paraId="0000007F">
      <w:pPr>
        <w:rPr/>
      </w:pPr>
      <w:r w:rsidDel="00000000" w:rsidR="00000000" w:rsidRPr="00000000">
        <w:rPr>
          <w:rFonts w:ascii="REM" w:cs="REM" w:eastAsia="REM" w:hAnsi="REM"/>
          <w:rtl w:val="0"/>
        </w:rPr>
        <w:t xml:space="preserve">✔</w:t>
      </w:r>
      <w:r w:rsidDel="00000000" w:rsidR="00000000" w:rsidRPr="00000000">
        <w:rPr>
          <w:rtl w:val="0"/>
        </w:rPr>
        <w:t xml:space="preserve"> which allows me to + V</w:t>
      </w:r>
    </w:p>
    <w:p w:rsidR="00000000" w:rsidDel="00000000" w:rsidP="00000000" w:rsidRDefault="00000000" w:rsidRPr="00000000" w14:paraId="00000080">
      <w:pPr>
        <w:rPr/>
      </w:pPr>
      <w:r w:rsidDel="00000000" w:rsidR="00000000" w:rsidRPr="00000000">
        <w:rPr>
          <w:rtl w:val="0"/>
        </w:rPr>
        <w:t xml:space="preserve">(điều này cho phép tôi…)</w:t>
      </w:r>
    </w:p>
    <w:p w:rsidR="00000000" w:rsidDel="00000000" w:rsidP="00000000" w:rsidRDefault="00000000" w:rsidRPr="00000000" w14:paraId="00000081">
      <w:pPr>
        <w:rPr/>
      </w:pPr>
      <w:r w:rsidDel="00000000" w:rsidR="00000000" w:rsidRPr="00000000">
        <w:rPr>
          <w:rtl w:val="0"/>
        </w:rPr>
        <w:t xml:space="preserve">I prefer taking part-time jobs because they allow me to </w:t>
      </w:r>
      <w:r w:rsidDel="00000000" w:rsidR="00000000" w:rsidRPr="00000000">
        <w:rPr>
          <w:u w:val="single"/>
          <w:rtl w:val="0"/>
        </w:rPr>
        <w:t xml:space="preserve">gain practical experience</w:t>
      </w:r>
      <w:r w:rsidDel="00000000" w:rsidR="00000000" w:rsidRPr="00000000">
        <w:rPr>
          <w:rtl w:val="0"/>
        </w:rPr>
        <w:t xml:space="preserve">.</w:t>
        <w:br w:type="textWrapping"/>
        <w:t xml:space="preserve">Tôi thích làm thêm vì chúng cho phép tôi tích lũy kinh nghiệm thực tế.</w:t>
      </w:r>
    </w:p>
    <w:p w:rsidR="00000000" w:rsidDel="00000000" w:rsidP="00000000" w:rsidRDefault="00000000" w:rsidRPr="00000000" w14:paraId="00000082">
      <w:pPr>
        <w:rPr/>
      </w:pPr>
      <w:r w:rsidDel="00000000" w:rsidR="00000000" w:rsidRPr="00000000">
        <w:rPr>
          <w:rtl w:val="0"/>
        </w:rPr>
        <w:t xml:space="preserve">5️</w:t>
      </w:r>
      <w:sdt>
        <w:sdtPr>
          <w:id w:val="-1299929836"/>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TỰ DO / THOẢI MÁI</w:t>
      </w:r>
    </w:p>
    <w:p w:rsidR="00000000" w:rsidDel="00000000" w:rsidP="00000000" w:rsidRDefault="00000000" w:rsidRPr="00000000" w14:paraId="00000083">
      <w:pPr>
        <w:rPr/>
      </w:pPr>
      <w:r w:rsidDel="00000000" w:rsidR="00000000" w:rsidRPr="00000000">
        <w:rPr>
          <w:rtl w:val="0"/>
        </w:rPr>
        <w:t xml:space="preserve">(Freedom / Comfort)</w:t>
      </w:r>
    </w:p>
    <w:p w:rsidR="00000000" w:rsidDel="00000000" w:rsidP="00000000" w:rsidRDefault="00000000" w:rsidRPr="00000000" w14:paraId="00000084">
      <w:pPr>
        <w:rPr/>
      </w:pPr>
      <w:r w:rsidDel="00000000" w:rsidR="00000000" w:rsidRPr="00000000">
        <w:rPr>
          <w:rFonts w:ascii="REM" w:cs="REM" w:eastAsia="REM" w:hAnsi="REM"/>
          <w:rtl w:val="0"/>
        </w:rPr>
        <w:t xml:space="preserve">🔹</w:t>
      </w:r>
      <w:r w:rsidDel="00000000" w:rsidR="00000000" w:rsidRPr="00000000">
        <w:rPr>
          <w:rtl w:val="0"/>
        </w:rPr>
        <w:t xml:space="preserve"> Từ vựng:</w:t>
      </w:r>
    </w:p>
    <w:p w:rsidR="00000000" w:rsidDel="00000000" w:rsidP="00000000" w:rsidRDefault="00000000" w:rsidRPr="00000000" w14:paraId="00000085">
      <w:pPr>
        <w:rPr/>
      </w:pPr>
      <w:r w:rsidDel="00000000" w:rsidR="00000000" w:rsidRPr="00000000">
        <w:rPr>
          <w:rtl w:val="0"/>
        </w:rPr>
        <w:t xml:space="preserve">feel comfortable (cảm thấy thoải mái)</w:t>
      </w:r>
    </w:p>
    <w:p w:rsidR="00000000" w:rsidDel="00000000" w:rsidP="00000000" w:rsidRDefault="00000000" w:rsidRPr="00000000" w14:paraId="00000086">
      <w:pPr>
        <w:rPr/>
      </w:pPr>
      <w:r w:rsidDel="00000000" w:rsidR="00000000" w:rsidRPr="00000000">
        <w:rPr>
          <w:rtl w:val="0"/>
        </w:rPr>
        <w:t xml:space="preserve">have more freedom (có nhiều tự do hơn)</w:t>
      </w:r>
    </w:p>
    <w:p w:rsidR="00000000" w:rsidDel="00000000" w:rsidP="00000000" w:rsidRDefault="00000000" w:rsidRPr="00000000" w14:paraId="00000087">
      <w:pPr>
        <w:rPr/>
      </w:pPr>
      <w:r w:rsidDel="00000000" w:rsidR="00000000" w:rsidRPr="00000000">
        <w:rPr>
          <w:rtl w:val="0"/>
        </w:rPr>
        <w:t xml:space="preserve">be independent (độc lập)</w:t>
      </w:r>
    </w:p>
    <w:p w:rsidR="00000000" w:rsidDel="00000000" w:rsidP="00000000" w:rsidRDefault="00000000" w:rsidRPr="00000000" w14:paraId="00000088">
      <w:pPr>
        <w:rPr/>
      </w:pPr>
      <w:r w:rsidDel="00000000" w:rsidR="00000000" w:rsidRPr="00000000">
        <w:rPr>
          <w:rtl w:val="0"/>
        </w:rPr>
        <w:t xml:space="preserve">flexible (linh hoạt)</w:t>
      </w:r>
    </w:p>
    <w:p w:rsidR="00000000" w:rsidDel="00000000" w:rsidP="00000000" w:rsidRDefault="00000000" w:rsidRPr="00000000" w14:paraId="00000089">
      <w:pPr>
        <w:rPr/>
      </w:pPr>
      <w:r w:rsidDel="00000000" w:rsidR="00000000" w:rsidRPr="00000000">
        <w:rPr>
          <w:rFonts w:ascii="REM" w:cs="REM" w:eastAsia="REM" w:hAnsi="REM"/>
          <w:rtl w:val="0"/>
        </w:rPr>
        <w:t xml:space="preserve">🔹</w:t>
      </w:r>
      <w:r w:rsidDel="00000000" w:rsidR="00000000" w:rsidRPr="00000000">
        <w:rPr>
          <w:rtl w:val="0"/>
        </w:rPr>
        <w:t xml:space="preserve"> Cấu trúc:</w:t>
      </w:r>
    </w:p>
    <w:p w:rsidR="00000000" w:rsidDel="00000000" w:rsidP="00000000" w:rsidRDefault="00000000" w:rsidRPr="00000000" w14:paraId="0000008A">
      <w:pPr>
        <w:rPr/>
      </w:pPr>
      <w:r w:rsidDel="00000000" w:rsidR="00000000" w:rsidRPr="00000000">
        <w:rPr>
          <w:rFonts w:ascii="REM" w:cs="REM" w:eastAsia="REM" w:hAnsi="REM"/>
          <w:rtl w:val="0"/>
        </w:rPr>
        <w:t xml:space="preserve">✔</w:t>
      </w:r>
      <w:r w:rsidDel="00000000" w:rsidR="00000000" w:rsidRPr="00000000">
        <w:rPr>
          <w:rtl w:val="0"/>
        </w:rPr>
        <w:t xml:space="preserve"> because I feel more comfortable</w:t>
      </w:r>
    </w:p>
    <w:p w:rsidR="00000000" w:rsidDel="00000000" w:rsidP="00000000" w:rsidRDefault="00000000" w:rsidRPr="00000000" w14:paraId="0000008B">
      <w:pPr>
        <w:rPr/>
      </w:pPr>
      <w:r w:rsidDel="00000000" w:rsidR="00000000" w:rsidRPr="00000000">
        <w:rPr>
          <w:rtl w:val="0"/>
        </w:rPr>
        <w:t xml:space="preserve">(vì tôi cảm thấy thoải mái hơn)</w:t>
      </w:r>
    </w:p>
    <w:p w:rsidR="00000000" w:rsidDel="00000000" w:rsidP="00000000" w:rsidRDefault="00000000" w:rsidRPr="00000000" w14:paraId="0000008C">
      <w:pPr>
        <w:rPr/>
      </w:pPr>
      <w:r w:rsidDel="00000000" w:rsidR="00000000" w:rsidRPr="00000000">
        <w:rPr>
          <w:rtl w:val="0"/>
        </w:rPr>
        <w:t xml:space="preserve">I prefer working alone because I feel more comfortable.</w:t>
        <w:br w:type="textWrapping"/>
        <w:t xml:space="preserve">Tôi thích làm việc một mình vì tôi cảm thấy thoải mái hơn.</w:t>
      </w:r>
    </w:p>
    <w:p w:rsidR="00000000" w:rsidDel="00000000" w:rsidP="00000000" w:rsidRDefault="00000000" w:rsidRPr="00000000" w14:paraId="0000008D">
      <w:pPr>
        <w:rPr/>
      </w:pPr>
      <w:r w:rsidDel="00000000" w:rsidR="00000000" w:rsidRPr="00000000">
        <w:rPr>
          <w:rFonts w:ascii="REM" w:cs="REM" w:eastAsia="REM" w:hAnsi="REM"/>
          <w:rtl w:val="0"/>
        </w:rPr>
        <w:t xml:space="preserve">✔</w:t>
      </w:r>
      <w:r w:rsidDel="00000000" w:rsidR="00000000" w:rsidRPr="00000000">
        <w:rPr>
          <w:rtl w:val="0"/>
        </w:rPr>
        <w:t xml:space="preserve"> because it gives me more freedom</w:t>
      </w:r>
    </w:p>
    <w:p w:rsidR="00000000" w:rsidDel="00000000" w:rsidP="00000000" w:rsidRDefault="00000000" w:rsidRPr="00000000" w14:paraId="0000008E">
      <w:pPr>
        <w:rPr/>
      </w:pPr>
      <w:r w:rsidDel="00000000" w:rsidR="00000000" w:rsidRPr="00000000">
        <w:rPr>
          <w:rtl w:val="0"/>
        </w:rPr>
        <w:t xml:space="preserve">(vì nó cho tôi nhiều tự do hơn)</w:t>
      </w:r>
    </w:p>
    <w:p w:rsidR="00000000" w:rsidDel="00000000" w:rsidP="00000000" w:rsidRDefault="00000000" w:rsidRPr="00000000" w14:paraId="0000008F">
      <w:pPr>
        <w:rPr/>
      </w:pPr>
      <w:r w:rsidDel="00000000" w:rsidR="00000000" w:rsidRPr="00000000">
        <w:rPr>
          <w:rtl w:val="0"/>
        </w:rPr>
        <w:t xml:space="preserve">I prefer freelancing because it gives me more freedom.</w:t>
        <w:br w:type="textWrapping"/>
        <w:t xml:space="preserve">Tôi thích làm tự do vì nó cho tôi nhiều sự tự do hơn.</w:t>
      </w:r>
    </w:p>
    <w:p w:rsidR="00000000" w:rsidDel="00000000" w:rsidP="00000000" w:rsidRDefault="00000000" w:rsidRPr="00000000" w14:paraId="00000090">
      <w:pPr>
        <w:rPr/>
      </w:pPr>
      <w:r w:rsidDel="00000000" w:rsidR="00000000" w:rsidRPr="00000000">
        <w:rPr>
          <w:rFonts w:ascii="REM" w:cs="REM" w:eastAsia="REM" w:hAnsi="REM"/>
          <w:rtl w:val="0"/>
        </w:rPr>
        <w:t xml:space="preserve">✔</w:t>
      </w:r>
      <w:r w:rsidDel="00000000" w:rsidR="00000000" w:rsidRPr="00000000">
        <w:rPr>
          <w:rtl w:val="0"/>
        </w:rPr>
        <w:t xml:space="preserve"> which makes me feel more independent</w:t>
      </w:r>
    </w:p>
    <w:p w:rsidR="00000000" w:rsidDel="00000000" w:rsidP="00000000" w:rsidRDefault="00000000" w:rsidRPr="00000000" w14:paraId="00000091">
      <w:pPr>
        <w:rPr/>
      </w:pPr>
      <w:r w:rsidDel="00000000" w:rsidR="00000000" w:rsidRPr="00000000">
        <w:rPr>
          <w:rtl w:val="0"/>
        </w:rPr>
        <w:t xml:space="preserve">(điều này khiến tôi cảm thấy độc lập hơn)</w:t>
      </w:r>
    </w:p>
    <w:p w:rsidR="00000000" w:rsidDel="00000000" w:rsidP="00000000" w:rsidRDefault="00000000" w:rsidRPr="00000000" w14:paraId="00000092">
      <w:pPr>
        <w:rPr/>
      </w:pPr>
      <w:r w:rsidDel="00000000" w:rsidR="00000000" w:rsidRPr="00000000">
        <w:rPr>
          <w:rtl w:val="0"/>
        </w:rPr>
        <w:t xml:space="preserve">I prefer living alone, which makes me feel more independent.</w:t>
        <w:br w:type="textWrapping"/>
        <w:t xml:space="preserve">Tôi thích sống một mình, điều này khiến tôi cảm thấy độc lập hơn.</w:t>
      </w:r>
    </w:p>
    <w:p w:rsidR="00000000" w:rsidDel="00000000" w:rsidP="00000000" w:rsidRDefault="00000000" w:rsidRPr="00000000" w14:paraId="00000093">
      <w:pPr>
        <w:rPr/>
      </w:pPr>
      <w:r w:rsidDel="00000000" w:rsidR="00000000" w:rsidRPr="00000000">
        <w:rPr>
          <w:rtl w:val="0"/>
        </w:rPr>
        <w:t xml:space="preserve">6️</w:t>
      </w:r>
      <w:sdt>
        <w:sdtPr>
          <w:id w:val="474720117"/>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CHI PHÍ / TIỀN BẠC</w:t>
      </w:r>
    </w:p>
    <w:p w:rsidR="00000000" w:rsidDel="00000000" w:rsidP="00000000" w:rsidRDefault="00000000" w:rsidRPr="00000000" w14:paraId="00000094">
      <w:pPr>
        <w:rPr/>
      </w:pPr>
      <w:r w:rsidDel="00000000" w:rsidR="00000000" w:rsidRPr="00000000">
        <w:rPr>
          <w:rtl w:val="0"/>
        </w:rPr>
        <w:t xml:space="preserve">(Cost / Money)</w:t>
      </w:r>
    </w:p>
    <w:p w:rsidR="00000000" w:rsidDel="00000000" w:rsidP="00000000" w:rsidRDefault="00000000" w:rsidRPr="00000000" w14:paraId="00000095">
      <w:pPr>
        <w:rPr/>
      </w:pPr>
      <w:r w:rsidDel="00000000" w:rsidR="00000000" w:rsidRPr="00000000">
        <w:rPr>
          <w:rFonts w:ascii="REM" w:cs="REM" w:eastAsia="REM" w:hAnsi="REM"/>
          <w:rtl w:val="0"/>
        </w:rPr>
        <w:t xml:space="preserve">🔹</w:t>
      </w:r>
      <w:r w:rsidDel="00000000" w:rsidR="00000000" w:rsidRPr="00000000">
        <w:rPr>
          <w:rtl w:val="0"/>
        </w:rPr>
        <w:t xml:space="preserve"> Từ vựng:</w:t>
      </w:r>
    </w:p>
    <w:p w:rsidR="00000000" w:rsidDel="00000000" w:rsidP="00000000" w:rsidRDefault="00000000" w:rsidRPr="00000000" w14:paraId="00000096">
      <w:pPr>
        <w:rPr/>
      </w:pPr>
      <w:r w:rsidDel="00000000" w:rsidR="00000000" w:rsidRPr="00000000">
        <w:rPr>
          <w:rtl w:val="0"/>
        </w:rPr>
        <w:t xml:space="preserve">affordable (phải chăng)</w:t>
      </w:r>
    </w:p>
    <w:p w:rsidR="00000000" w:rsidDel="00000000" w:rsidP="00000000" w:rsidRDefault="00000000" w:rsidRPr="00000000" w14:paraId="00000097">
      <w:pPr>
        <w:rPr/>
      </w:pPr>
      <w:r w:rsidDel="00000000" w:rsidR="00000000" w:rsidRPr="00000000">
        <w:rPr>
          <w:rtl w:val="0"/>
        </w:rPr>
        <w:t xml:space="preserve">cost-effective (hiệu quả về chi phí)</w:t>
      </w:r>
    </w:p>
    <w:p w:rsidR="00000000" w:rsidDel="00000000" w:rsidP="00000000" w:rsidRDefault="00000000" w:rsidRPr="00000000" w14:paraId="00000098">
      <w:pPr>
        <w:rPr/>
      </w:pPr>
      <w:r w:rsidDel="00000000" w:rsidR="00000000" w:rsidRPr="00000000">
        <w:rPr>
          <w:rtl w:val="0"/>
        </w:rPr>
        <w:t xml:space="preserve">save money (tiết kiệm tiền)</w:t>
      </w:r>
    </w:p>
    <w:p w:rsidR="00000000" w:rsidDel="00000000" w:rsidP="00000000" w:rsidRDefault="00000000" w:rsidRPr="00000000" w14:paraId="00000099">
      <w:pPr>
        <w:rPr/>
      </w:pPr>
      <w:r w:rsidDel="00000000" w:rsidR="00000000" w:rsidRPr="00000000">
        <w:rPr>
          <w:rtl w:val="0"/>
        </w:rPr>
        <w:t xml:space="preserve">budget-friendly (phù hợp với ngân sách)</w:t>
      </w:r>
    </w:p>
    <w:p w:rsidR="00000000" w:rsidDel="00000000" w:rsidP="00000000" w:rsidRDefault="00000000" w:rsidRPr="00000000" w14:paraId="0000009A">
      <w:pPr>
        <w:rPr/>
      </w:pPr>
      <w:r w:rsidDel="00000000" w:rsidR="00000000" w:rsidRPr="00000000">
        <w:rPr>
          <w:rFonts w:ascii="REM" w:cs="REM" w:eastAsia="REM" w:hAnsi="REM"/>
          <w:rtl w:val="0"/>
        </w:rPr>
        <w:t xml:space="preserve">🔹</w:t>
      </w:r>
      <w:r w:rsidDel="00000000" w:rsidR="00000000" w:rsidRPr="00000000">
        <w:rPr>
          <w:rtl w:val="0"/>
        </w:rPr>
        <w:t xml:space="preserve"> Cấu trúc:</w:t>
      </w:r>
    </w:p>
    <w:p w:rsidR="00000000" w:rsidDel="00000000" w:rsidP="00000000" w:rsidRDefault="00000000" w:rsidRPr="00000000" w14:paraId="0000009B">
      <w:pPr>
        <w:rPr/>
      </w:pPr>
      <w:r w:rsidDel="00000000" w:rsidR="00000000" w:rsidRPr="00000000">
        <w:rPr>
          <w:rFonts w:ascii="REM" w:cs="REM" w:eastAsia="REM" w:hAnsi="REM"/>
          <w:rtl w:val="0"/>
        </w:rPr>
        <w:t xml:space="preserve">✔</w:t>
      </w:r>
      <w:r w:rsidDel="00000000" w:rsidR="00000000" w:rsidRPr="00000000">
        <w:rPr>
          <w:rtl w:val="0"/>
        </w:rPr>
        <w:t xml:space="preserve"> because it’s more affordable</w:t>
      </w:r>
    </w:p>
    <w:p w:rsidR="00000000" w:rsidDel="00000000" w:rsidP="00000000" w:rsidRDefault="00000000" w:rsidRPr="00000000" w14:paraId="0000009C">
      <w:pPr>
        <w:rPr/>
      </w:pPr>
      <w:r w:rsidDel="00000000" w:rsidR="00000000" w:rsidRPr="00000000">
        <w:rPr>
          <w:rtl w:val="0"/>
        </w:rPr>
        <w:t xml:space="preserve">(vì nó rẻ hơn)</w:t>
      </w:r>
    </w:p>
    <w:p w:rsidR="00000000" w:rsidDel="00000000" w:rsidP="00000000" w:rsidRDefault="00000000" w:rsidRPr="00000000" w14:paraId="0000009D">
      <w:pPr>
        <w:rPr/>
      </w:pPr>
      <w:r w:rsidDel="00000000" w:rsidR="00000000" w:rsidRPr="00000000">
        <w:rPr>
          <w:rtl w:val="0"/>
        </w:rPr>
        <w:t xml:space="preserve">I prefer cooking at home because it’s more affordable.</w:t>
        <w:br w:type="textWrapping"/>
        <w:t xml:space="preserve">Tôi thích nấu ăn ở nhà vì nó rẻ hơn.</w:t>
      </w:r>
    </w:p>
    <w:p w:rsidR="00000000" w:rsidDel="00000000" w:rsidP="00000000" w:rsidRDefault="00000000" w:rsidRPr="00000000" w14:paraId="0000009E">
      <w:pPr>
        <w:rPr/>
      </w:pPr>
      <w:r w:rsidDel="00000000" w:rsidR="00000000" w:rsidRPr="00000000">
        <w:rPr>
          <w:rFonts w:ascii="REM" w:cs="REM" w:eastAsia="REM" w:hAnsi="REM"/>
          <w:rtl w:val="0"/>
        </w:rPr>
        <w:t xml:space="preserve">✔</w:t>
      </w:r>
      <w:r w:rsidDel="00000000" w:rsidR="00000000" w:rsidRPr="00000000">
        <w:rPr>
          <w:rtl w:val="0"/>
        </w:rPr>
        <w:t xml:space="preserve"> because it helps me save money</w:t>
      </w:r>
    </w:p>
    <w:p w:rsidR="00000000" w:rsidDel="00000000" w:rsidP="00000000" w:rsidRDefault="00000000" w:rsidRPr="00000000" w14:paraId="0000009F">
      <w:pPr>
        <w:rPr/>
      </w:pPr>
      <w:r w:rsidDel="00000000" w:rsidR="00000000" w:rsidRPr="00000000">
        <w:rPr>
          <w:rtl w:val="0"/>
        </w:rPr>
        <w:t xml:space="preserve">(vì nó giúp tôi tiết kiệm tiền)</w:t>
      </w:r>
    </w:p>
    <w:p w:rsidR="00000000" w:rsidDel="00000000" w:rsidP="00000000" w:rsidRDefault="00000000" w:rsidRPr="00000000" w14:paraId="000000A0">
      <w:pPr>
        <w:rPr/>
      </w:pPr>
      <w:r w:rsidDel="00000000" w:rsidR="00000000" w:rsidRPr="00000000">
        <w:rPr>
          <w:rtl w:val="0"/>
        </w:rPr>
        <w:t xml:space="preserve">I prefer taking public transport because it helps me save money.</w:t>
        <w:br w:type="textWrapping"/>
        <w:t xml:space="preserve">Tôi thích đi phương tiện công cộng vì nó giúp tôi tiết kiệm tiền.</w:t>
      </w:r>
    </w:p>
    <w:p w:rsidR="00000000" w:rsidDel="00000000" w:rsidP="00000000" w:rsidRDefault="00000000" w:rsidRPr="00000000" w14:paraId="000000A1">
      <w:pPr>
        <w:rPr/>
      </w:pPr>
      <w:r w:rsidDel="00000000" w:rsidR="00000000" w:rsidRPr="00000000">
        <w:rPr>
          <w:rFonts w:ascii="REM" w:cs="REM" w:eastAsia="REM" w:hAnsi="REM"/>
          <w:rtl w:val="0"/>
        </w:rPr>
        <w:t xml:space="preserve">✔</w:t>
      </w:r>
      <w:r w:rsidDel="00000000" w:rsidR="00000000" w:rsidRPr="00000000">
        <w:rPr>
          <w:rtl w:val="0"/>
        </w:rPr>
        <w:t xml:space="preserve"> which is more cost-effective in the long run</w:t>
      </w:r>
    </w:p>
    <w:p w:rsidR="00000000" w:rsidDel="00000000" w:rsidP="00000000" w:rsidRDefault="00000000" w:rsidRPr="00000000" w14:paraId="000000A2">
      <w:pPr>
        <w:rPr/>
      </w:pPr>
      <w:r w:rsidDel="00000000" w:rsidR="00000000" w:rsidRPr="00000000">
        <w:rPr>
          <w:rtl w:val="0"/>
        </w:rPr>
        <w:t xml:space="preserve">(điều này tiết kiệm chi phí hơn về lâu dài)</w:t>
      </w:r>
    </w:p>
    <w:p w:rsidR="00000000" w:rsidDel="00000000" w:rsidP="00000000" w:rsidRDefault="00000000" w:rsidRPr="00000000" w14:paraId="000000A3">
      <w:pPr>
        <w:rPr/>
      </w:pPr>
      <w:r w:rsidDel="00000000" w:rsidR="00000000" w:rsidRPr="00000000">
        <w:rPr>
          <w:rtl w:val="0"/>
        </w:rPr>
        <w:t xml:space="preserve">I prefer buying high-quality products, which is more cost-effective in the long run.</w:t>
        <w:br w:type="textWrapping"/>
        <w:t xml:space="preserve">Tôi thích mua hàng chất lượng cao vì về lâu dài nó tiết kiệm chi phí hơn.</w:t>
      </w:r>
    </w:p>
    <w:p w:rsidR="00000000" w:rsidDel="00000000" w:rsidP="00000000" w:rsidRDefault="00000000" w:rsidRPr="00000000" w14:paraId="000000A4">
      <w:pPr>
        <w:pStyle w:val="Heading4"/>
        <w:rPr/>
      </w:pPr>
      <w:r w:rsidDel="00000000" w:rsidR="00000000" w:rsidRPr="00000000">
        <w:rPr>
          <w:rFonts w:ascii="REM" w:cs="REM" w:eastAsia="REM" w:hAnsi="REM"/>
          <w:rtl w:val="0"/>
        </w:rPr>
        <w:t xml:space="preserve">🔵</w:t>
      </w:r>
      <w:r w:rsidDel="00000000" w:rsidR="00000000" w:rsidRPr="00000000">
        <w:rPr>
          <w:rtl w:val="0"/>
        </w:rPr>
        <w:t xml:space="preserve"> BƯỚC 3 – VÍ DỤ / GIẢI THÍCH THÊM</w:t>
      </w:r>
    </w:p>
    <w:p w:rsidR="00000000" w:rsidDel="00000000" w:rsidP="00000000" w:rsidRDefault="00000000" w:rsidRPr="00000000" w14:paraId="000000A5">
      <w:pPr>
        <w:rPr/>
      </w:pPr>
      <w:r w:rsidDel="00000000" w:rsidR="00000000" w:rsidRPr="00000000">
        <w:rPr>
          <w:rtl w:val="0"/>
        </w:rPr>
        <w:t xml:space="preserve">Công thức:</w:t>
      </w:r>
    </w:p>
    <w:p w:rsidR="00000000" w:rsidDel="00000000" w:rsidP="00000000" w:rsidRDefault="00000000" w:rsidRPr="00000000" w14:paraId="000000A6">
      <w:pPr>
        <w:rPr/>
      </w:pPr>
      <w:r w:rsidDel="00000000" w:rsidR="00000000" w:rsidRPr="00000000">
        <w:rPr>
          <w:rtl w:val="0"/>
        </w:rPr>
        <w:t xml:space="preserve">For example, …</w:t>
      </w:r>
    </w:p>
    <w:p w:rsidR="00000000" w:rsidDel="00000000" w:rsidP="00000000" w:rsidRDefault="00000000" w:rsidRPr="00000000" w14:paraId="000000A7">
      <w:pPr>
        <w:rPr/>
      </w:pPr>
      <w:r w:rsidDel="00000000" w:rsidR="00000000" w:rsidRPr="00000000">
        <w:rPr>
          <w:rtl w:val="0"/>
        </w:rPr>
        <w:t xml:space="preserve">For instance, …</w:t>
      </w:r>
    </w:p>
    <w:p w:rsidR="00000000" w:rsidDel="00000000" w:rsidP="00000000" w:rsidRDefault="00000000" w:rsidRPr="00000000" w14:paraId="000000A8">
      <w:pPr>
        <w:rPr/>
      </w:pPr>
      <w:r w:rsidDel="00000000" w:rsidR="00000000" w:rsidRPr="00000000">
        <w:rPr>
          <w:rtl w:val="0"/>
        </w:rPr>
        <w:t xml:space="preserve">This means that …</w:t>
      </w:r>
    </w:p>
    <w:p w:rsidR="00000000" w:rsidDel="00000000" w:rsidP="00000000" w:rsidRDefault="00000000" w:rsidRPr="00000000" w14:paraId="000000A9">
      <w:pPr>
        <w:rPr/>
      </w:pPr>
      <w:r w:rsidDel="00000000" w:rsidR="00000000" w:rsidRPr="00000000">
        <w:rPr>
          <w:rtl w:val="0"/>
        </w:rPr>
        <w:t xml:space="preserve">So, I can …</w:t>
      </w:r>
    </w:p>
    <w:p w:rsidR="00000000" w:rsidDel="00000000" w:rsidP="00000000" w:rsidRDefault="00000000" w:rsidRPr="00000000" w14:paraId="000000AA">
      <w:pPr>
        <w:rPr/>
      </w:pPr>
      <w:r w:rsidDel="00000000" w:rsidR="00000000" w:rsidRPr="00000000">
        <w:rPr>
          <w:rtl w:val="0"/>
        </w:rPr>
        <w:t xml:space="preserve">I mean…</w:t>
      </w:r>
    </w:p>
    <w:p w:rsidR="00000000" w:rsidDel="00000000" w:rsidP="00000000" w:rsidRDefault="00000000" w:rsidRPr="00000000" w14:paraId="000000AB">
      <w:pPr>
        <w:rPr/>
      </w:pPr>
      <w:r w:rsidDel="00000000" w:rsidR="00000000" w:rsidRPr="00000000">
        <w:rPr>
          <w:rtl w:val="0"/>
        </w:rPr>
        <w:t xml:space="preserve">which + kết quả</w:t>
      </w:r>
    </w:p>
    <w:p w:rsidR="00000000" w:rsidDel="00000000" w:rsidP="00000000" w:rsidRDefault="00000000" w:rsidRPr="00000000" w14:paraId="000000AC">
      <w:pPr>
        <w:rPr/>
      </w:pPr>
      <w:r w:rsidDel="00000000" w:rsidR="00000000" w:rsidRPr="00000000">
        <w:rPr>
          <w:rFonts w:ascii="REM" w:cs="REM" w:eastAsia="REM" w:hAnsi="REM"/>
          <w:rtl w:val="0"/>
        </w:rPr>
        <w:t xml:space="preserve">👉</w:t>
      </w:r>
      <w:r w:rsidDel="00000000" w:rsidR="00000000" w:rsidRPr="00000000">
        <w:rPr>
          <w:rtl w:val="0"/>
        </w:rPr>
        <w:t xml:space="preserve"> (Ví dụ / điều này có nghĩa là…)</w:t>
      </w:r>
    </w:p>
    <w:p w:rsidR="00000000" w:rsidDel="00000000" w:rsidP="00000000" w:rsidRDefault="00000000" w:rsidRPr="00000000" w14:paraId="000000AD">
      <w:pPr>
        <w:pStyle w:val="Heading4"/>
        <w:rPr/>
      </w:pPr>
      <w:r w:rsidDel="00000000" w:rsidR="00000000" w:rsidRPr="00000000">
        <w:rPr>
          <w:rFonts w:ascii="REM" w:cs="REM" w:eastAsia="REM" w:hAnsi="REM"/>
          <w:rtl w:val="0"/>
        </w:rPr>
        <w:t xml:space="preserve">🟣</w:t>
      </w:r>
      <w:r w:rsidDel="00000000" w:rsidR="00000000" w:rsidRPr="00000000">
        <w:rPr>
          <w:rtl w:val="0"/>
        </w:rPr>
        <w:t xml:space="preserve"> BƯỚC 4 – NHẮC NHẸ LỰA CHỌN CÒN LẠI</w:t>
      </w:r>
    </w:p>
    <w:p w:rsidR="00000000" w:rsidDel="00000000" w:rsidP="00000000" w:rsidRDefault="00000000" w:rsidRPr="00000000" w14:paraId="000000AE">
      <w:pPr>
        <w:rPr/>
      </w:pPr>
      <w:r w:rsidDel="00000000" w:rsidR="00000000" w:rsidRPr="00000000">
        <w:rPr>
          <w:rtl w:val="0"/>
        </w:rPr>
        <w:t xml:space="preserve">Công thức:</w:t>
      </w:r>
    </w:p>
    <w:p w:rsidR="00000000" w:rsidDel="00000000" w:rsidP="00000000" w:rsidRDefault="00000000" w:rsidRPr="00000000" w14:paraId="000000AF">
      <w:pPr>
        <w:rPr>
          <w:b w:val="1"/>
          <w:bCs w:val="1"/>
          <w:color w:val="980000"/>
        </w:rPr>
      </w:pPr>
      <w:r w:rsidDel="00000000" w:rsidR="00000000" w:rsidRPr="00000000">
        <w:rPr>
          <w:b w:val="1"/>
          <w:bCs w:val="1"/>
          <w:color w:val="980000"/>
          <w:rtl w:val="0"/>
        </w:rPr>
        <w:t xml:space="preserve">C1: Vuốt mặt nể mũi: </w:t>
      </w:r>
    </w:p>
    <w:p w:rsidR="00000000" w:rsidDel="00000000" w:rsidP="00000000" w:rsidRDefault="00000000" w:rsidRPr="00000000" w14:paraId="000000B0">
      <w:pPr>
        <w:numPr>
          <w:ilvl w:val="0"/>
          <w:numId w:val="2"/>
        </w:numPr>
        <w:spacing w:after="0" w:afterAutospacing="0"/>
        <w:ind w:left="720" w:hanging="360"/>
        <w:rPr>
          <w:u w:val="none"/>
        </w:rPr>
      </w:pPr>
      <w:r w:rsidDel="00000000" w:rsidR="00000000" w:rsidRPr="00000000">
        <w:rPr>
          <w:rtl w:val="0"/>
        </w:rPr>
        <w:t xml:space="preserve">Although B has its own advantages, …</w:t>
      </w:r>
    </w:p>
    <w:p w:rsidR="00000000" w:rsidDel="00000000" w:rsidP="00000000" w:rsidRDefault="00000000" w:rsidRPr="00000000" w14:paraId="000000B1">
      <w:pPr>
        <w:numPr>
          <w:ilvl w:val="0"/>
          <w:numId w:val="2"/>
        </w:numPr>
        <w:spacing w:after="0" w:afterAutospacing="0"/>
        <w:ind w:left="720" w:hanging="360"/>
        <w:rPr>
          <w:u w:val="none"/>
        </w:rPr>
      </w:pPr>
      <w:r w:rsidDel="00000000" w:rsidR="00000000" w:rsidRPr="00000000">
        <w:rPr>
          <w:rtl w:val="0"/>
        </w:rPr>
        <w:t xml:space="preserve">Even though B can be + adj, …</w:t>
      </w:r>
    </w:p>
    <w:p w:rsidR="00000000" w:rsidDel="00000000" w:rsidP="00000000" w:rsidRDefault="00000000" w:rsidRPr="00000000" w14:paraId="000000B2">
      <w:pPr>
        <w:numPr>
          <w:ilvl w:val="0"/>
          <w:numId w:val="2"/>
        </w:numPr>
        <w:ind w:left="720" w:hanging="360"/>
        <w:rPr>
          <w:u w:val="none"/>
        </w:rPr>
      </w:pPr>
      <w:r w:rsidDel="00000000" w:rsidR="00000000" w:rsidRPr="00000000">
        <w:rPr>
          <w:rtl w:val="0"/>
        </w:rPr>
        <w:t xml:space="preserve">I know B is good in some ways, but …</w:t>
      </w:r>
    </w:p>
    <w:p w:rsidR="00000000" w:rsidDel="00000000" w:rsidP="00000000" w:rsidRDefault="00000000" w:rsidRPr="00000000" w14:paraId="000000B3">
      <w:pPr>
        <w:ind w:left="0" w:firstLine="0"/>
        <w:rPr>
          <w:i w:val="1"/>
          <w:iCs w:val="1"/>
        </w:rPr>
      </w:pPr>
      <w:r w:rsidDel="00000000" w:rsidR="00000000" w:rsidRPr="00000000">
        <w:rPr>
          <w:i w:val="1"/>
          <w:iCs w:val="1"/>
          <w:rtl w:val="0"/>
        </w:rPr>
        <w:t xml:space="preserve">Ex: Even though writing a letter can be more meaningful and emotional, sending mails is still more suitable for me</w:t>
      </w:r>
    </w:p>
    <w:p w:rsidR="00000000" w:rsidDel="00000000" w:rsidP="00000000" w:rsidRDefault="00000000" w:rsidRPr="00000000" w14:paraId="000000B4">
      <w:pPr>
        <w:rPr>
          <w:b w:val="1"/>
          <w:bCs w:val="1"/>
          <w:color w:val="980000"/>
        </w:rPr>
      </w:pPr>
      <w:r w:rsidDel="00000000" w:rsidR="00000000" w:rsidRPr="00000000">
        <w:rPr>
          <w:b w:val="1"/>
          <w:bCs w:val="1"/>
          <w:color w:val="980000"/>
          <w:rtl w:val="0"/>
        </w:rPr>
        <w:t xml:space="preserve">C2: Quay xe:</w:t>
      </w:r>
    </w:p>
    <w:p w:rsidR="00000000" w:rsidDel="00000000" w:rsidP="00000000" w:rsidRDefault="00000000" w:rsidRPr="00000000" w14:paraId="000000B5">
      <w:pPr>
        <w:rPr/>
      </w:pPr>
      <w:r w:rsidDel="00000000" w:rsidR="00000000" w:rsidRPr="00000000">
        <w:rPr>
          <w:rtl w:val="0"/>
        </w:rPr>
        <w:t xml:space="preserve">However, sometimes I still + V (lựa chọn còn lại)</w:t>
      </w:r>
    </w:p>
    <w:p w:rsidR="00000000" w:rsidDel="00000000" w:rsidP="00000000" w:rsidRDefault="00000000" w:rsidRPr="00000000" w14:paraId="000000B6">
      <w:pPr>
        <w:rPr>
          <w:i w:val="1"/>
          <w:iCs w:val="1"/>
        </w:rPr>
      </w:pPr>
      <w:r w:rsidDel="00000000" w:rsidR="00000000" w:rsidRPr="00000000">
        <w:rPr>
          <w:i w:val="1"/>
          <w:iCs w:val="1"/>
          <w:rtl w:val="0"/>
        </w:rPr>
        <w:t xml:space="preserve">Ex: However, sometimes I still write a letter when I want something more meaningful and emotional</w:t>
      </w:r>
    </w:p>
    <w:p w:rsidR="00000000" w:rsidDel="00000000" w:rsidP="00000000" w:rsidRDefault="00000000" w:rsidRPr="00000000" w14:paraId="000000B7">
      <w:pPr>
        <w:rPr/>
      </w:pPr>
      <w:r w:rsidDel="00000000" w:rsidR="00000000" w:rsidRPr="00000000">
        <w:rPr>
          <w:rFonts w:ascii="REM" w:cs="REM" w:eastAsia="REM" w:hAnsi="REM"/>
          <w:rtl w:val="0"/>
        </w:rPr>
        <w:t xml:space="preserve">👉</w:t>
      </w:r>
      <w:r w:rsidDel="00000000" w:rsidR="00000000" w:rsidRPr="00000000">
        <w:rPr>
          <w:rtl w:val="0"/>
        </w:rPr>
        <w:t xml:space="preserve"> (Tuy vậy, thỉnh thoảng tôi vẫn..)</w:t>
      </w:r>
    </w:p>
    <w:p w:rsidR="00000000" w:rsidDel="00000000" w:rsidP="00000000" w:rsidRDefault="00000000" w:rsidRPr="00000000" w14:paraId="000000B8">
      <w:pPr>
        <w:rPr/>
      </w:pPr>
      <w:r w:rsidDel="00000000" w:rsidR="00000000" w:rsidRPr="00000000">
        <w:rPr>
          <w:rtl w:val="0"/>
        </w:rPr>
        <w:t xml:space="preserve">Ví dụ:</w:t>
      </w:r>
    </w:p>
    <w:p w:rsidR="00000000" w:rsidDel="00000000" w:rsidP="00000000" w:rsidRDefault="00000000" w:rsidRPr="00000000" w14:paraId="000000B9">
      <w:pPr>
        <w:rPr/>
      </w:pPr>
      <w:r w:rsidDel="00000000" w:rsidR="00000000" w:rsidRPr="00000000">
        <w:rPr>
          <w:rtl w:val="0"/>
        </w:rPr>
        <w:t xml:space="preserve">Câu hỏi: Do you prefer studying alone or in a group?</w:t>
      </w:r>
    </w:p>
    <w:p w:rsidR="00000000" w:rsidDel="00000000" w:rsidP="00000000" w:rsidRDefault="00000000" w:rsidRPr="00000000" w14:paraId="000000BA">
      <w:pPr>
        <w:rPr/>
      </w:pPr>
      <w:r w:rsidDel="00000000" w:rsidR="00000000" w:rsidRPr="00000000">
        <w:rPr>
          <w:rtl w:val="0"/>
        </w:rPr>
        <w:t xml:space="preserve">I prefer studying alone because I can concentrate better. For example, when I study by myself, there are fewer distractions and I can manage my time more effectively. Although studying in a group can be more interactive, I still feel that studying alone works better for me.</w:t>
      </w:r>
    </w:p>
    <w:p w:rsidR="00000000" w:rsidDel="00000000" w:rsidP="00000000" w:rsidRDefault="00000000" w:rsidRPr="00000000" w14:paraId="000000BB">
      <w:pPr>
        <w:pStyle w:val="Heading2"/>
        <w:ind w:firstLine="96"/>
        <w:rPr/>
      </w:pPr>
      <w:r w:rsidDel="00000000" w:rsidR="00000000" w:rsidRPr="00000000">
        <w:rPr>
          <w:rtl w:val="0"/>
        </w:rPr>
        <w:t xml:space="preserve">Practice </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40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 you prefer studying alone or in a group?</w:t>
      </w:r>
    </w:p>
    <w:p w:rsidR="00000000" w:rsidDel="00000000" w:rsidP="00000000" w:rsidRDefault="00000000" w:rsidRPr="00000000" w14:paraId="000000BD">
      <w:pPr>
        <w:rPr/>
      </w:pPr>
      <w:r w:rsidDel="00000000" w:rsidR="00000000" w:rsidRPr="00000000">
        <w:rPr>
          <w:rtl w:val="0"/>
        </w:rPr>
        <w:t xml:space="preserve">I prefer … because …. When I …, I sometimes…. Also, I …, which makes me feel …. That’s why … works better for me.</w:t>
      </w:r>
    </w:p>
    <w:p w:rsidR="00000000" w:rsidDel="00000000" w:rsidP="00000000" w:rsidRDefault="00000000" w:rsidRPr="00000000" w14:paraId="000000BE">
      <w:pPr>
        <w:rPr/>
      </w:pPr>
      <w:r w:rsidDel="00000000" w:rsidR="00000000" w:rsidRPr="00000000">
        <w:rPr>
          <w:rtl w:val="0"/>
        </w:rPr>
        <w:t xml:space="preserve">get distracted by other people (v): bị người khác làm phiền</w:t>
      </w:r>
    </w:p>
    <w:p w:rsidR="00000000" w:rsidDel="00000000" w:rsidP="00000000" w:rsidRDefault="00000000" w:rsidRPr="00000000" w14:paraId="000000BF">
      <w:pPr>
        <w:rPr/>
      </w:pPr>
      <w:r w:rsidDel="00000000" w:rsidR="00000000" w:rsidRPr="00000000">
        <w:rPr>
          <w:rtl w:val="0"/>
        </w:rPr>
        <w:t xml:space="preserve">study at my own pace (v): học theo nhịp độ của mình</w:t>
      </w:r>
    </w:p>
    <w:sdt>
      <w:sdtPr>
        <w:lock w:val="contentLocked"/>
        <w:id w:val="1600457476"/>
        <w:tag w:val="goog_rdk_55"/>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Én Linh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Mr.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prefer studying alone because it allows me to concentrate better and save more time. For example, when I study by myself, I can study at my own pace </w:t>
                </w:r>
                <w:sdt>
                  <w:sdtPr>
                    <w:id w:val="340024021"/>
                    <w:tag w:val="goog_rdk_6"/>
                  </w:sdtPr>
                  <w:sdtContent>
                    <w:ins w:author="Hồng Điệp Võ" w:id="0" w:date="2026-05-13T15:01:01Z"/>
                    <w:sdt>
                      <w:sdtPr>
                        <w:id w:val="-621259023"/>
                        <w:tag w:val="goog_rdk_7"/>
                      </w:sdtPr>
                      <w:sdtContent>
                        <w:ins w:author="Hồng Điệp Võ" w:id="0" w:date="2026-05-13T15:01:01Z">
                          <w:r w:rsidDel="00000000" w:rsidR="00000000" w:rsidRPr="00000000">
                            <w:rPr>
                              <w:rtl w:val="0"/>
                              <w:rPrChange w:author="Hồng Điệp Võ" w:id="1" w:date="2026-05-13T15:01:01Z">
                                <w:rPr/>
                              </w:rPrChange>
                            </w:rPr>
                            <w:t xml:space="preserve">without </w:t>
                          </w:r>
                        </w:ins>
                      </w:sdtContent>
                    </w:sdt>
                    <w:ins w:author="Hồng Điệp Võ" w:id="0" w:date="2026-05-13T15:01:01Z"/>
                  </w:sdtContent>
                </w:sdt>
                <w:sdt>
                  <w:sdtPr>
                    <w:id w:val="1981447462"/>
                    <w:tag w:val="goog_rdk_8"/>
                  </w:sdtPr>
                  <w:sdtContent>
                    <w:del w:author="Hồng Điệp Võ" w:id="0" w:date="2026-05-13T15:01:01Z">
                      <w:r w:rsidDel="00000000" w:rsidR="00000000" w:rsidRPr="00000000">
                        <w:rPr>
                          <w:rtl w:val="0"/>
                        </w:rPr>
                        <w:delText xml:space="preserve">and don’t </w:delText>
                      </w:r>
                    </w:del>
                  </w:sdtContent>
                </w:sdt>
                <w:r w:rsidDel="00000000" w:rsidR="00000000" w:rsidRPr="00000000">
                  <w:rPr>
                    <w:rtl w:val="0"/>
                  </w:rPr>
                  <w:t xml:space="preserve">get</w:t>
                </w:r>
                <w:sdt>
                  <w:sdtPr>
                    <w:id w:val="1575731236"/>
                    <w:tag w:val="goog_rdk_9"/>
                  </w:sdtPr>
                  <w:sdtContent>
                    <w:ins w:author="Hồng Điệp Võ" w:id="2" w:date="2026-05-13T15:01:10Z"/>
                    <w:sdt>
                      <w:sdtPr>
                        <w:id w:val="1491192470"/>
                        <w:tag w:val="goog_rdk_10"/>
                      </w:sdtPr>
                      <w:sdtContent>
                        <w:ins w:author="Hồng Điệp Võ" w:id="2" w:date="2026-05-13T15:01:10Z">
                          <w:r w:rsidDel="00000000" w:rsidR="00000000" w:rsidRPr="00000000">
                            <w:rPr>
                              <w:rtl w:val="0"/>
                              <w:rPrChange w:author="Hồng Điệp Võ" w:id="3" w:date="2026-05-13T15:01:10Z">
                                <w:rPr/>
                              </w:rPrChange>
                            </w:rPr>
                            <w:t xml:space="preserve">ting</w:t>
                          </w:r>
                        </w:ins>
                      </w:sdtContent>
                    </w:sdt>
                    <w:ins w:author="Hồng Điệp Võ" w:id="2" w:date="2026-05-13T15:01:10Z"/>
                  </w:sdtContent>
                </w:sdt>
                <w:r w:rsidDel="00000000" w:rsidR="00000000" w:rsidRPr="00000000">
                  <w:rPr>
                    <w:rtl w:val="0"/>
                  </w:rPr>
                  <w:t xml:space="preserve"> distracted by other people. However, sometimes, I still </w:t>
                </w:r>
                <w:sdt>
                  <w:sdtPr>
                    <w:id w:val="-605169558"/>
                    <w:tag w:val="goog_rdk_11"/>
                  </w:sdtPr>
                  <w:sdtContent>
                    <w:ins w:author="Hồng Điệp Võ" w:id="4" w:date="2026-05-13T15:01:23Z"/>
                    <w:sdt>
                      <w:sdtPr>
                        <w:id w:val="-430655003"/>
                        <w:tag w:val="goog_rdk_12"/>
                      </w:sdtPr>
                      <w:sdtContent>
                        <w:ins w:author="Hồng Điệp Võ" w:id="4" w:date="2026-05-13T15:01:23Z">
                          <w:r w:rsidDel="00000000" w:rsidR="00000000" w:rsidRPr="00000000">
                            <w:rPr>
                              <w:rtl w:val="0"/>
                              <w:rPrChange w:author="Hồng Điệp Võ" w:id="5" w:date="2026-05-13T15:01:23Z">
                                <w:rPr/>
                              </w:rPrChange>
                            </w:rPr>
                            <w:t xml:space="preserve">study</w:t>
                          </w:r>
                        </w:ins>
                      </w:sdtContent>
                    </w:sdt>
                    <w:ins w:author="Hồng Điệp Võ" w:id="4" w:date="2026-05-13T15:01:23Z">
                      <w:sdt>
                        <w:sdtPr>
                          <w:id w:val="-559725114"/>
                          <w:tag w:val="goog_rdk_13"/>
                        </w:sdtPr>
                        <w:sdtContent>
                          <w:del w:author="Hồng Điệp Võ" w:id="4" w:date="2026-05-13T15:01:23Z">
                            <w:sdt>
                              <w:sdtPr>
                                <w:id w:val="844770399"/>
                                <w:tag w:val="goog_rdk_14"/>
                              </w:sdtPr>
                              <w:sdtContent>
                                <w:r w:rsidDel="00000000" w:rsidR="00000000" w:rsidRPr="00000000">
                                  <w:rPr>
                                    <w:rtl w:val="0"/>
                                    <w:rPrChange w:author="Hồng Điệp Võ" w:id="5" w:date="2026-05-13T15:01:23Z">
                                      <w:rPr/>
                                    </w:rPrChange>
                                  </w:rPr>
                                  <w:delText xml:space="preserve"> </w:delText>
                                </w:r>
                              </w:sdtContent>
                            </w:sdt>
                          </w:del>
                        </w:sdtContent>
                      </w:sdt>
                    </w:ins>
                  </w:sdtContent>
                </w:sdt>
                <w:sdt>
                  <w:sdtPr>
                    <w:id w:val="832283454"/>
                    <w:tag w:val="goog_rdk_15"/>
                  </w:sdtPr>
                  <w:sdtContent>
                    <w:del w:author="Hồng Điệp Võ" w:id="4" w:date="2026-05-13T15:01:23Z"/>
                    <w:sdt>
                      <w:sdtPr>
                        <w:id w:val="166685633"/>
                        <w:tag w:val="goog_rdk_16"/>
                      </w:sdtPr>
                      <w:sdtContent>
                        <w:del w:author="Hồng Điệp Võ" w:id="4" w:date="2026-05-13T15:01:23Z">
                          <w:r w:rsidDel="00000000" w:rsidR="00000000" w:rsidRPr="00000000">
                            <w:rPr>
                              <w:rtl w:val="0"/>
                              <w:rPrChange w:author="Hồng Điệp Võ" w:id="5" w:date="2026-05-13T15:01:23Z">
                                <w:rPr/>
                              </w:rPrChange>
                            </w:rPr>
                            <w:delText xml:space="preserve">studying</w:delText>
                          </w:r>
                        </w:del>
                      </w:sdtContent>
                    </w:sdt>
                    <w:del w:author="Hồng Điệp Võ" w:id="4" w:date="2026-05-13T15:01:23Z"/>
                  </w:sdtContent>
                </w:sdt>
                <w:r w:rsidDel="00000000" w:rsidR="00000000" w:rsidRPr="00000000">
                  <w:rPr>
                    <w:rtl w:val="0"/>
                  </w:rPr>
                  <w:t xml:space="preserve"> in a group</w:t>
                </w:r>
                <w:sdt>
                  <w:sdtPr>
                    <w:id w:val="60139015"/>
                    <w:tag w:val="goog_rdk_17"/>
                  </w:sdtPr>
                  <w:sdtContent>
                    <w:del w:author="Hồng Điệp Võ" w:id="6" w:date="2026-05-13T15:01:36Z">
                      <w:r w:rsidDel="00000000" w:rsidR="00000000" w:rsidRPr="00000000">
                        <w:rPr>
                          <w:rtl w:val="0"/>
                        </w:rPr>
                        <w:delText xml:space="preserve">.</w:delText>
                      </w:r>
                    </w:del>
                  </w:sdtContent>
                </w:sdt>
                <w:r w:rsidDel="00000000" w:rsidR="00000000" w:rsidRPr="00000000">
                  <w:rPr>
                    <w:rtl w:val="0"/>
                  </w:rPr>
                  <w:t xml:space="preserve"> When I have </w:t>
                </w:r>
                <w:sdt>
                  <w:sdtPr>
                    <w:id w:val="758545482"/>
                    <w:tag w:val="goog_rdk_18"/>
                  </w:sdtPr>
                  <w:sdtContent>
                    <w:ins w:author="Hồng Điệp Võ" w:id="7" w:date="2026-05-13T15:01:43Z"/>
                    <w:sdt>
                      <w:sdtPr>
                        <w:id w:val="-584555192"/>
                        <w:tag w:val="goog_rdk_19"/>
                      </w:sdtPr>
                      <w:sdtContent>
                        <w:ins w:author="Hồng Điệp Võ" w:id="7" w:date="2026-05-13T15:01:43Z">
                          <w:r w:rsidDel="00000000" w:rsidR="00000000" w:rsidRPr="00000000">
                            <w:rPr>
                              <w:rtl w:val="0"/>
                              <w:rPrChange w:author="Hồng Điệp Võ" w:id="8" w:date="2026-05-13T15:01:43Z">
                                <w:rPr/>
                              </w:rPrChange>
                            </w:rPr>
                            <w:t xml:space="preserve">an important </w:t>
                          </w:r>
                        </w:ins>
                      </w:sdtContent>
                    </w:sdt>
                    <w:ins w:author="Hồng Điệp Võ" w:id="7" w:date="2026-05-13T15:01:43Z"/>
                  </w:sdtContent>
                </w:sdt>
                <w:r w:rsidDel="00000000" w:rsidR="00000000" w:rsidRPr="00000000">
                  <w:rPr>
                    <w:rtl w:val="0"/>
                  </w:rPr>
                  <w:t xml:space="preserve">exam,</w:t>
                </w:r>
                <w:sdt>
                  <w:sdtPr>
                    <w:id w:val="990715648"/>
                    <w:tag w:val="goog_rdk_20"/>
                  </w:sdtPr>
                  <w:sdtContent>
                    <w:ins w:author="Hồng Điệp Võ" w:id="9" w:date="2026-05-13T15:01:48Z">
                      <w:r w:rsidDel="00000000" w:rsidR="00000000" w:rsidRPr="00000000">
                        <w:rPr>
                          <w:rtl w:val="0"/>
                        </w:rPr>
                        <w:t xml:space="preserve"> </w:t>
                      </w:r>
                    </w:ins>
                    <w:sdt>
                      <w:sdtPr>
                        <w:id w:val="-1220531352"/>
                        <w:tag w:val="goog_rdk_21"/>
                      </w:sdtPr>
                      <w:sdtContent>
                        <w:ins w:author="Hồng Điệp Võ" w:id="9" w:date="2026-05-13T15:01:48Z">
                          <w:r w:rsidDel="00000000" w:rsidR="00000000" w:rsidRPr="00000000">
                            <w:rPr>
                              <w:rtl w:val="0"/>
                              <w:rPrChange w:author="Hồng Điệp Võ" w:id="10" w:date="2026-05-13T15:01:48Z">
                                <w:rPr/>
                              </w:rPrChange>
                            </w:rPr>
                            <w:t xml:space="preserve">as group study helps me</w:t>
                          </w:r>
                        </w:ins>
                      </w:sdtContent>
                    </w:sdt>
                    <w:ins w:author="Hồng Điệp Võ" w:id="9" w:date="2026-05-13T15:01:48Z"/>
                  </w:sdtContent>
                </w:sdt>
                <w:r w:rsidDel="00000000" w:rsidR="00000000" w:rsidRPr="00000000">
                  <w:rPr>
                    <w:rtl w:val="0"/>
                  </w:rPr>
                  <w:t xml:space="preserve"> </w:t>
                </w:r>
                <w:sdt>
                  <w:sdtPr>
                    <w:id w:val="-1509813364"/>
                    <w:tag w:val="goog_rdk_22"/>
                  </w:sdtPr>
                  <w:sdtContent>
                    <w:del w:author="Hồng Điệp Võ" w:id="11" w:date="2026-05-13T15:02:04Z">
                      <w:r w:rsidDel="00000000" w:rsidR="00000000" w:rsidRPr="00000000">
                        <w:rPr>
                          <w:rtl w:val="0"/>
                        </w:rPr>
                        <w:delText xml:space="preserve">I can </w:delText>
                      </w:r>
                    </w:del>
                  </w:sdtContent>
                </w:sdt>
                <w:r w:rsidDel="00000000" w:rsidR="00000000" w:rsidRPr="00000000">
                  <w:rPr>
                    <w:rtl w:val="0"/>
                  </w:rPr>
                  <w:t xml:space="preserve">discuss the </w:t>
                </w:r>
                <w:sdt>
                  <w:sdtPr>
                    <w:id w:val="265325834"/>
                    <w:tag w:val="goog_rdk_23"/>
                  </w:sdtPr>
                  <w:sdtContent>
                    <w:ins w:author="Hồng Điệp Võ" w:id="12" w:date="2026-05-13T15:02:37Z"/>
                    <w:sdt>
                      <w:sdtPr>
                        <w:id w:val="969109731"/>
                        <w:tag w:val="goog_rdk_24"/>
                      </w:sdtPr>
                      <w:sdtContent>
                        <w:ins w:author="Hồng Điệp Võ" w:id="12" w:date="2026-05-13T15:02:37Z">
                          <w:r w:rsidDel="00000000" w:rsidR="00000000" w:rsidRPr="00000000">
                            <w:rPr>
                              <w:rtl w:val="0"/>
                              <w:rPrChange w:author="Hồng Điệp Võ" w:id="13" w:date="2026-05-13T15:02:37Z">
                                <w:rPr/>
                              </w:rPrChange>
                            </w:rPr>
                            <w:t xml:space="preserve">ideas and exchange learning materials </w:t>
                          </w:r>
                        </w:ins>
                      </w:sdtContent>
                    </w:sdt>
                    <w:ins w:author="Hồng Điệp Võ" w:id="12" w:date="2026-05-13T15:02:37Z">
                      <w:sdt>
                        <w:sdtPr>
                          <w:id w:val="-217794434"/>
                          <w:tag w:val="goog_rdk_25"/>
                        </w:sdtPr>
                        <w:sdtContent>
                          <w:del w:author="Hồng Điệp Võ" w:id="12" w:date="2026-05-13T15:02:37Z">
                            <w:sdt>
                              <w:sdtPr>
                                <w:id w:val="-1904597506"/>
                                <w:tag w:val="goog_rdk_26"/>
                              </w:sdtPr>
                              <w:sdtContent>
                                <w:r w:rsidDel="00000000" w:rsidR="00000000" w:rsidRPr="00000000">
                                  <w:rPr>
                                    <w:rtl w:val="0"/>
                                    <w:rPrChange w:author="Hồng Điệp Võ" w:id="13" w:date="2026-05-13T15:02:37Z">
                                      <w:rPr/>
                                    </w:rPrChange>
                                  </w:rPr>
                                  <w:delText xml:space="preserve"> </w:delText>
                                </w:r>
                              </w:sdtContent>
                            </w:sdt>
                          </w:del>
                        </w:sdtContent>
                      </w:sdt>
                    </w:ins>
                  </w:sdtContent>
                </w:sdt>
                <w:sdt>
                  <w:sdtPr>
                    <w:id w:val="1448225871"/>
                    <w:tag w:val="goog_rdk_27"/>
                  </w:sdtPr>
                  <w:sdtContent>
                    <w:del w:author="Hồng Điệp Võ" w:id="12" w:date="2026-05-13T15:02:37Z"/>
                    <w:sdt>
                      <w:sdtPr>
                        <w:id w:val="573831005"/>
                        <w:tag w:val="goog_rdk_28"/>
                      </w:sdtPr>
                      <w:sdtContent>
                        <w:del w:author="Hồng Điệp Võ" w:id="12" w:date="2026-05-13T15:02:37Z">
                          <w:r w:rsidDel="00000000" w:rsidR="00000000" w:rsidRPr="00000000">
                            <w:rPr>
                              <w:rtl w:val="0"/>
                              <w:rPrChange w:author="Hồng Điệp Võ" w:id="13" w:date="2026-05-13T15:02:37Z">
                                <w:rPr/>
                              </w:rPrChange>
                            </w:rPr>
                            <w:delText xml:space="preserve">material</w:delText>
                          </w:r>
                        </w:del>
                      </w:sdtContent>
                    </w:sdt>
                    <w:del w:author="Hồng Điệp Võ" w:id="12" w:date="2026-05-13T15:02:37Z"/>
                  </w:sdtContent>
                </w:sdt>
                <w:r w:rsidDel="00000000" w:rsidR="00000000" w:rsidRPr="00000000">
                  <w:rPr>
                    <w:rtl w:val="0"/>
                  </w:rPr>
                  <w:t xml:space="preserve"> with my classmate</w:t>
                </w:r>
                <w:sdt>
                  <w:sdtPr>
                    <w:id w:val="409031261"/>
                    <w:tag w:val="goog_rdk_29"/>
                  </w:sdtPr>
                  <w:sdtContent>
                    <w:ins w:author="Hồng Điệp Võ" w:id="14" w:date="2026-05-13T15:02:59Z">
                      <w:r w:rsidDel="00000000" w:rsidR="00000000" w:rsidRPr="00000000">
                        <w:rPr>
                          <w:rtl w:val="0"/>
                        </w:rPr>
                        <w:t xml:space="preserve">s</w:t>
                      </w:r>
                    </w:ins>
                  </w:sdtContent>
                </w:sdt>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prefer studying alone which allows me to be more focused </w:t>
                </w:r>
                <w:sdt>
                  <w:sdtPr>
                    <w:id w:val="549359747"/>
                    <w:tag w:val="goog_rdk_30"/>
                  </w:sdtPr>
                  <w:sdtContent>
                    <w:r w:rsidDel="00000000" w:rsidR="00000000" w:rsidRPr="00000000">
                      <w:rPr>
                        <w:b w:val="1"/>
                        <w:bCs w:val="1"/>
                        <w:rtl w:val="0"/>
                        <w:rPrChange w:author="Hồng Điệp Võ" w:id="15" w:date="2026-05-13T14:59:11Z">
                          <w:rPr/>
                        </w:rPrChange>
                      </w:rPr>
                      <w:t xml:space="preserve">without</w:t>
                    </w:r>
                  </w:sdtContent>
                </w:sdt>
                <w:sdt>
                  <w:sdtPr>
                    <w:id w:val="1879222787"/>
                    <w:tag w:val="goog_rdk_31"/>
                  </w:sdtPr>
                  <w:sdtContent>
                    <w:ins w:author="Hồng Điệp Võ" w:id="16" w:date="2026-05-13T14:58:59Z"/>
                    <w:sdt>
                      <w:sdtPr>
                        <w:id w:val="1835759447"/>
                        <w:tag w:val="goog_rdk_32"/>
                      </w:sdtPr>
                      <w:sdtContent>
                        <w:ins w:author="Hồng Điệp Võ" w:id="16" w:date="2026-05-13T14:58:59Z">
                          <w:r w:rsidDel="00000000" w:rsidR="00000000" w:rsidRPr="00000000">
                            <w:rPr>
                              <w:b w:val="1"/>
                              <w:bCs w:val="1"/>
                              <w:rtl w:val="0"/>
                              <w:rPrChange w:author="Hồng Điệp Võ" w:id="15" w:date="2026-05-13T14:59:11Z">
                                <w:rPr/>
                              </w:rPrChange>
                            </w:rPr>
                            <w:t xml:space="preserve"> </w:t>
                          </w:r>
                        </w:ins>
                      </w:sdtContent>
                    </w:sdt>
                    <w:ins w:author="Hồng Điệp Võ" w:id="16" w:date="2026-05-13T14:58:59Z">
                      <w:sdt>
                        <w:sdtPr>
                          <w:id w:val="1956543395"/>
                          <w:tag w:val="goog_rdk_33"/>
                        </w:sdtPr>
                        <w:sdtContent>
                          <w:r w:rsidDel="00000000" w:rsidR="00000000" w:rsidRPr="00000000">
                            <w:rPr>
                              <w:rtl w:val="0"/>
                              <w:rPrChange w:author="Hồng Điệp Võ" w:id="17" w:date="2026-05-13T14:58:59Z">
                                <w:rPr/>
                              </w:rPrChange>
                            </w:rPr>
                            <w:t xml:space="preserve">getting distracted by others</w:t>
                          </w:r>
                        </w:sdtContent>
                      </w:sdt>
                    </w:ins>
                  </w:sdtContent>
                </w:sdt>
                <w:r w:rsidDel="00000000" w:rsidR="00000000" w:rsidRPr="00000000">
                  <w:rPr>
                    <w:rtl w:val="0"/>
                  </w:rPr>
                  <w:t xml:space="preserve">. For example, when I study by myself, my productivity is more efficient. Although studying in a group can be more interactive and sociable</w:t>
                </w:r>
                <w:sdt>
                  <w:sdtPr>
                    <w:id w:val="-1587676683"/>
                    <w:tag w:val="goog_rdk_34"/>
                  </w:sdtPr>
                  <w:sdtContent>
                    <w:ins w:author="Hồng Điệp Võ" w:id="18" w:date="2026-05-13T15:00:01Z">
                      <w:r w:rsidDel="00000000" w:rsidR="00000000" w:rsidRPr="00000000">
                        <w:rPr>
                          <w:rtl w:val="0"/>
                        </w:rPr>
                        <w:t xml:space="preserve"> / </w:t>
                      </w:r>
                    </w:ins>
                    <w:sdt>
                      <w:sdtPr>
                        <w:id w:val="-822589882"/>
                        <w:tag w:val="goog_rdk_35"/>
                      </w:sdtPr>
                      <w:sdtContent>
                        <w:ins w:author="Hồng Điệp Võ" w:id="18" w:date="2026-05-13T15:00:01Z">
                          <w:r w:rsidDel="00000000" w:rsidR="00000000" w:rsidRPr="00000000">
                            <w:rPr>
                              <w:rtl w:val="0"/>
                              <w:rPrChange w:author="Hồng Điệp Võ" w:id="19" w:date="2026-05-13T15:00:01Z">
                                <w:rPr/>
                              </w:rPrChange>
                            </w:rPr>
                            <w:t xml:space="preserve">studying in groups helps me share ideas and learn from others</w:t>
                          </w:r>
                        </w:ins>
                      </w:sdtContent>
                    </w:sdt>
                    <w:ins w:author="Hồng Điệp Võ" w:id="18" w:date="2026-05-13T15:00:01Z"/>
                  </w:sdtContent>
                </w:sdt>
                <w:r w:rsidDel="00000000" w:rsidR="00000000" w:rsidRPr="00000000">
                  <w:rPr>
                    <w:rtl w:val="0"/>
                  </w:rPr>
                  <w:t xml:space="preserve">. I still feel that studying alone works better for me</w:t>
                </w:r>
              </w:p>
            </w:tc>
            <w:tc>
              <w:tcPr>
                <w:shd w:fill="auto" w:val="clear"/>
                <w:tcMar>
                  <w:top w:w="100.0" w:type="dxa"/>
                  <w:left w:w="100.0" w:type="dxa"/>
                  <w:bottom w:w="100.0" w:type="dxa"/>
                  <w:right w:w="100.0" w:type="dxa"/>
                </w:tcMar>
                <w:vAlign w:val="top"/>
              </w:tcPr>
              <w:sdt>
                <w:sdtPr>
                  <w:id w:val="1303104784"/>
                  <w:tag w:val="goog_rdk_52"/>
                </w:sdtPr>
                <w:sdtContent>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Hồng Điệp Võ" w:id="27" w:date="2026-05-13T15:11:11Z"/>
                      </w:rPr>
                    </w:pPr>
                    <w:r w:rsidDel="00000000" w:rsidR="00000000" w:rsidRPr="00000000">
                      <w:rPr>
                        <w:rtl w:val="0"/>
                      </w:rPr>
                      <w:t xml:space="preserve">I prefer studying alone to studying in a group. Because</w:t>
                    </w:r>
                    <w:sdt>
                      <w:sdtPr>
                        <w:id w:val="293694197"/>
                        <w:tag w:val="goog_rdk_36"/>
                      </w:sdtPr>
                      <w:sdtContent>
                        <w:del w:author="Hồng Điệp Võ" w:id="20" w:date="2026-05-13T15:10:06Z">
                          <w:r w:rsidDel="00000000" w:rsidR="00000000" w:rsidRPr="00000000">
                            <w:rPr>
                              <w:rtl w:val="0"/>
                            </w:rPr>
                            <w:delText xml:space="preserve">,</w:delText>
                          </w:r>
                        </w:del>
                      </w:sdtContent>
                    </w:sdt>
                    <w:r w:rsidDel="00000000" w:rsidR="00000000" w:rsidRPr="00000000">
                      <w:rPr>
                        <w:rtl w:val="0"/>
                      </w:rPr>
                      <w:t xml:space="preserve"> when i </w:t>
                    </w:r>
                    <w:sdt>
                      <w:sdtPr>
                        <w:id w:val="419323288"/>
                        <w:tag w:val="goog_rdk_37"/>
                      </w:sdtPr>
                      <w:sdtContent>
                        <w:ins w:author="Hồng Điệp Võ" w:id="21" w:date="2026-05-13T15:10:16Z"/>
                        <w:sdt>
                          <w:sdtPr>
                            <w:id w:val="-766034531"/>
                            <w:tag w:val="goog_rdk_38"/>
                          </w:sdtPr>
                          <w:sdtContent>
                            <w:ins w:author="Hồng Điệp Võ" w:id="21" w:date="2026-05-13T15:10:16Z">
                              <w:r w:rsidDel="00000000" w:rsidR="00000000" w:rsidRPr="00000000">
                                <w:rPr>
                                  <w:rtl w:val="0"/>
                                  <w:rPrChange w:author="Hồng Điệp Võ" w:id="22" w:date="2026-05-13T15:10:16Z">
                                    <w:rPr/>
                                  </w:rPrChange>
                                </w:rPr>
                                <w:t xml:space="preserve">am </w:t>
                              </w:r>
                            </w:ins>
                          </w:sdtContent>
                        </w:sdt>
                        <w:ins w:author="Hồng Điệp Võ" w:id="21" w:date="2026-05-13T15:10:16Z"/>
                      </w:sdtContent>
                    </w:sdt>
                    <w:r w:rsidDel="00000000" w:rsidR="00000000" w:rsidRPr="00000000">
                      <w:rPr>
                        <w:rtl w:val="0"/>
                      </w:rPr>
                      <w:t xml:space="preserve">by myself, i don’t get distracted by other people. Also, I can study at my own pace without waiting for anyone. Although group study is a good way to share ideas, I </w:t>
                    </w:r>
                    <w:sdt>
                      <w:sdtPr>
                        <w:id w:val="1106340594"/>
                        <w:tag w:val="goog_rdk_39"/>
                      </w:sdtPr>
                      <w:sdtContent>
                        <w:ins w:author="Hồng Điệp Võ" w:id="23" w:date="2026-05-13T15:10:47Z"/>
                        <w:sdt>
                          <w:sdtPr>
                            <w:id w:val="716298186"/>
                            <w:tag w:val="goog_rdk_40"/>
                          </w:sdtPr>
                          <w:sdtContent>
                            <w:ins w:author="Hồng Điệp Võ" w:id="23" w:date="2026-05-13T15:10:47Z">
                              <w:r w:rsidDel="00000000" w:rsidR="00000000" w:rsidRPr="00000000">
                                <w:rPr>
                                  <w:rtl w:val="0"/>
                                  <w:rPrChange w:author="Hồng Điệp Võ" w:id="24" w:date="2026-05-13T15:10:47Z">
                                    <w:rPr/>
                                  </w:rPrChange>
                                </w:rPr>
                                <w:t xml:space="preserve">think </w:t>
                              </w:r>
                            </w:ins>
                          </w:sdtContent>
                        </w:sdt>
                        <w:ins w:author="Hồng Điệp Võ" w:id="23" w:date="2026-05-13T15:10:47Z">
                          <w:sdt>
                            <w:sdtPr>
                              <w:id w:val="-1464417343"/>
                              <w:tag w:val="goog_rdk_41"/>
                            </w:sdtPr>
                            <w:sdtContent>
                              <w:del w:author="Hồng Điệp Võ" w:id="23" w:date="2026-05-13T15:10:47Z">
                                <w:sdt>
                                  <w:sdtPr>
                                    <w:id w:val="577383636"/>
                                    <w:tag w:val="goog_rdk_42"/>
                                  </w:sdtPr>
                                  <w:sdtContent>
                                    <w:r w:rsidDel="00000000" w:rsidR="00000000" w:rsidRPr="00000000">
                                      <w:rPr>
                                        <w:rtl w:val="0"/>
                                        <w:rPrChange w:author="Hồng Điệp Võ" w:id="24" w:date="2026-05-13T15:10:47Z">
                                          <w:rPr/>
                                        </w:rPrChange>
                                      </w:rPr>
                                      <w:delText xml:space="preserve"> </w:delText>
                                    </w:r>
                                  </w:sdtContent>
                                </w:sdt>
                              </w:del>
                            </w:sdtContent>
                          </w:sdt>
                        </w:ins>
                      </w:sdtContent>
                    </w:sdt>
                    <w:sdt>
                      <w:sdtPr>
                        <w:id w:val="-203174023"/>
                        <w:tag w:val="goog_rdk_43"/>
                      </w:sdtPr>
                      <w:sdtContent>
                        <w:del w:author="Hồng Điệp Võ" w:id="23" w:date="2026-05-13T15:10:47Z"/>
                        <w:sdt>
                          <w:sdtPr>
                            <w:id w:val="1416328811"/>
                            <w:tag w:val="goog_rdk_44"/>
                          </w:sdtPr>
                          <w:sdtContent>
                            <w:del w:author="Hồng Điệp Võ" w:id="23" w:date="2026-05-13T15:10:47Z">
                              <w:r w:rsidDel="00000000" w:rsidR="00000000" w:rsidRPr="00000000">
                                <w:rPr>
                                  <w:rtl w:val="0"/>
                                  <w:rPrChange w:author="Hồng Điệp Võ" w:id="24" w:date="2026-05-13T15:10:47Z">
                                    <w:rPr/>
                                  </w:rPrChange>
                                </w:rPr>
                                <w:delText xml:space="preserve">find</w:delText>
                              </w:r>
                            </w:del>
                          </w:sdtContent>
                        </w:sdt>
                        <w:del w:author="Hồng Điệp Võ" w:id="23" w:date="2026-05-13T15:10:47Z"/>
                      </w:sdtContent>
                    </w:sdt>
                    <w:r w:rsidDel="00000000" w:rsidR="00000000" w:rsidRPr="00000000">
                      <w:rPr>
                        <w:rtl w:val="0"/>
                      </w:rPr>
                      <w:t xml:space="preserve"> that studying </w:t>
                    </w:r>
                    <w:sdt>
                      <w:sdtPr>
                        <w:id w:val="-583014835"/>
                        <w:tag w:val="goog_rdk_45"/>
                      </w:sdtPr>
                      <w:sdtContent>
                        <w:ins w:author="Hồng Điệp Võ" w:id="25" w:date="2026-05-13T15:10:57Z"/>
                        <w:sdt>
                          <w:sdtPr>
                            <w:id w:val="-179200745"/>
                            <w:tag w:val="goog_rdk_46"/>
                          </w:sdtPr>
                          <w:sdtContent>
                            <w:ins w:author="Hồng Điệp Võ" w:id="25" w:date="2026-05-13T15:10:57Z">
                              <w:r w:rsidDel="00000000" w:rsidR="00000000" w:rsidRPr="00000000">
                                <w:rPr>
                                  <w:rtl w:val="0"/>
                                  <w:rPrChange w:author="Hồng Điệp Võ" w:id="26" w:date="2026-05-13T15:10:57Z">
                                    <w:rPr/>
                                  </w:rPrChange>
                                </w:rPr>
                                <w:t xml:space="preserve">independently </w:t>
                              </w:r>
                            </w:ins>
                          </w:sdtContent>
                        </w:sdt>
                        <w:ins w:author="Hồng Điệp Võ" w:id="25" w:date="2026-05-13T15:10:57Z">
                          <w:sdt>
                            <w:sdtPr>
                              <w:id w:val="-1067619592"/>
                              <w:tag w:val="goog_rdk_47"/>
                            </w:sdtPr>
                            <w:sdtContent>
                              <w:del w:author="Hồng Điệp Võ" w:id="25" w:date="2026-05-13T15:10:57Z">
                                <w:sdt>
                                  <w:sdtPr>
                                    <w:id w:val="-24369122"/>
                                    <w:tag w:val="goog_rdk_48"/>
                                  </w:sdtPr>
                                  <w:sdtContent>
                                    <w:r w:rsidDel="00000000" w:rsidR="00000000" w:rsidRPr="00000000">
                                      <w:rPr>
                                        <w:rtl w:val="0"/>
                                        <w:rPrChange w:author="Hồng Điệp Võ" w:id="26" w:date="2026-05-13T15:10:57Z">
                                          <w:rPr/>
                                        </w:rPrChange>
                                      </w:rPr>
                                      <w:delText xml:space="preserve"> </w:delText>
                                    </w:r>
                                  </w:sdtContent>
                                </w:sdt>
                              </w:del>
                            </w:sdtContent>
                          </w:sdt>
                        </w:ins>
                      </w:sdtContent>
                    </w:sdt>
                    <w:sdt>
                      <w:sdtPr>
                        <w:id w:val="1220674505"/>
                        <w:tag w:val="goog_rdk_49"/>
                      </w:sdtPr>
                      <w:sdtContent>
                        <w:del w:author="Hồng Điệp Võ" w:id="25" w:date="2026-05-13T15:10:57Z"/>
                        <w:sdt>
                          <w:sdtPr>
                            <w:id w:val="-1698642703"/>
                            <w:tag w:val="goog_rdk_50"/>
                          </w:sdtPr>
                          <w:sdtContent>
                            <w:del w:author="Hồng Điệp Võ" w:id="25" w:date="2026-05-13T15:10:57Z">
                              <w:r w:rsidDel="00000000" w:rsidR="00000000" w:rsidRPr="00000000">
                                <w:rPr>
                                  <w:rtl w:val="0"/>
                                  <w:rPrChange w:author="Hồng Điệp Võ" w:id="26" w:date="2026-05-13T15:10:57Z">
                                    <w:rPr/>
                                  </w:rPrChange>
                                </w:rPr>
                                <w:delText xml:space="preserve">solo</w:delText>
                              </w:r>
                            </w:del>
                          </w:sdtContent>
                        </w:sdt>
                        <w:del w:author="Hồng Điệp Võ" w:id="25" w:date="2026-05-13T15:10:57Z"/>
                      </w:sdtContent>
                    </w:sdt>
                    <w:r w:rsidDel="00000000" w:rsidR="00000000" w:rsidRPr="00000000">
                      <w:rPr>
                        <w:rtl w:val="0"/>
                      </w:rPr>
                      <w:t xml:space="preserve"> is much more productive for me.</w:t>
                    </w:r>
                    <w:sdt>
                      <w:sdtPr>
                        <w:id w:val="-685689100"/>
                        <w:tag w:val="goog_rdk_51"/>
                      </w:sdtPr>
                      <w:sdtContent>
                        <w:ins w:author="Hồng Điệp Võ" w:id="27" w:date="2026-05-13T15:11:11Z">
                          <w:r w:rsidDel="00000000" w:rsidR="00000000" w:rsidRPr="00000000">
                            <w:rPr>
                              <w:rtl w:val="0"/>
                            </w:rPr>
                          </w:r>
                        </w:ins>
                      </w:sdtContent>
                    </w:sdt>
                  </w:p>
                </w:sdtContent>
              </w:sdt>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1422005370"/>
                    <w:tag w:val="goog_rdk_53"/>
                  </w:sdtPr>
                  <w:sdtContent>
                    <w:ins w:author="Hồng Điệp Võ" w:id="27" w:date="2026-05-13T15:11:11Z"/>
                    <w:sdt>
                      <w:sdtPr>
                        <w:id w:val="-861290187"/>
                        <w:tag w:val="goog_rdk_54"/>
                      </w:sdtPr>
                      <w:sdtContent>
                        <w:ins w:author="Hồng Điệp Võ" w:id="27" w:date="2026-05-13T15:11:11Z">
                          <w:r w:rsidDel="00000000" w:rsidR="00000000" w:rsidRPr="00000000">
                            <w:rPr>
                              <w:rtl w:val="0"/>
                              <w:rPrChange w:author="Hồng Điệp Võ" w:id="28" w:date="2026-05-13T15:11:11Z">
                                <w:rPr/>
                              </w:rPrChange>
                            </w:rPr>
                            <w:t xml:space="preserve">I find studying independently much more productive for me</w:t>
                          </w:r>
                        </w:ins>
                      </w:sdtContent>
                    </w:sdt>
                    <w:ins w:author="Hồng Điệp Võ" w:id="27" w:date="2026-05-13T15:11:11Z"/>
                  </w:sdtContent>
                </w:sdt>
                <w:r w:rsidDel="00000000" w:rsidR="00000000" w:rsidRPr="00000000">
                  <w:rPr>
                    <w:rtl w:val="0"/>
                  </w:rPr>
                </w:r>
              </w:p>
            </w:tc>
          </w:tr>
        </w:tbl>
      </w:sdtContent>
    </w:sdt>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40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 you prefer living in the city or the countryside?</w:t>
      </w:r>
    </w:p>
    <w:p w:rsidR="00000000" w:rsidDel="00000000" w:rsidP="00000000" w:rsidRDefault="00000000" w:rsidRPr="00000000" w14:paraId="000000C9">
      <w:pPr>
        <w:rPr/>
      </w:pPr>
      <w:r w:rsidDel="00000000" w:rsidR="00000000" w:rsidRPr="00000000">
        <w:rPr>
          <w:rtl w:val="0"/>
        </w:rPr>
        <w:t xml:space="preserve">I prefer living in the … because it’s more …. There are more .., ….</w:t>
      </w:r>
    </w:p>
    <w:p w:rsidR="00000000" w:rsidDel="00000000" w:rsidP="00000000" w:rsidRDefault="00000000" w:rsidRPr="00000000" w14:paraId="000000CA">
      <w:pPr>
        <w:rPr/>
      </w:pPr>
      <w:r w:rsidDel="00000000" w:rsidR="00000000" w:rsidRPr="00000000">
        <w:rPr>
          <w:rtl w:val="0"/>
        </w:rPr>
        <w:t xml:space="preserve">career prospects</w:t>
      </w:r>
    </w:p>
    <w:p w:rsidR="00000000" w:rsidDel="00000000" w:rsidP="00000000" w:rsidRDefault="00000000" w:rsidRPr="00000000" w14:paraId="000000CB">
      <w:pPr>
        <w:rPr/>
      </w:pPr>
      <w:r w:rsidDel="00000000" w:rsidR="00000000" w:rsidRPr="00000000">
        <w:rPr>
          <w:rtl w:val="0"/>
        </w:rPr>
      </w:r>
    </w:p>
    <w:sdt>
      <w:sdtPr>
        <w:lock w:val="contentLocked"/>
        <w:id w:val="-417814559"/>
        <w:tag w:val="goog_rdk_104"/>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prefer living in the countryside because it gives me a sense of peace. For example, every morning, I can watch the sunrise, walk around the village with my best friend and  enjoy the fresh air. Although, I’m studying in the city at the moment</w:t>
                </w:r>
                <w:sdt>
                  <w:sdtPr>
                    <w:id w:val="1505467991"/>
                    <w:tag w:val="goog_rdk_56"/>
                  </w:sdtPr>
                  <w:sdtContent>
                    <w:ins w:author="Hồng Điệp Võ" w:id="29" w:date="2026-05-13T15:17:19Z">
                      <w:r w:rsidDel="00000000" w:rsidR="00000000" w:rsidRPr="00000000">
                        <w:rPr>
                          <w:rtl w:val="0"/>
                        </w:rPr>
                        <w:t xml:space="preserve"> / </w:t>
                      </w:r>
                    </w:ins>
                    <w:sdt>
                      <w:sdtPr>
                        <w:id w:val="-1959499667"/>
                        <w:tag w:val="goog_rdk_57"/>
                      </w:sdtPr>
                      <w:sdtContent>
                        <w:ins w:author="Hồng Điệp Võ" w:id="29" w:date="2026-05-13T15:17:19Z">
                          <w:r w:rsidDel="00000000" w:rsidR="00000000" w:rsidRPr="00000000">
                            <w:rPr>
                              <w:rtl w:val="0"/>
                              <w:rPrChange w:author="Hồng Điệp Võ" w:id="30" w:date="2026-05-13T15:17:19Z">
                                <w:rPr/>
                              </w:rPrChange>
                            </w:rPr>
                            <w:t xml:space="preserve">currently I’m living in the city for education</w:t>
                          </w:r>
                        </w:ins>
                      </w:sdtContent>
                    </w:sdt>
                    <w:ins w:author="Hồng Điệp Võ" w:id="29" w:date="2026-05-13T15:17:19Z"/>
                  </w:sdtContent>
                </w:sdt>
                <w:r w:rsidDel="00000000" w:rsidR="00000000" w:rsidRPr="00000000">
                  <w:rPr>
                    <w:rtl w:val="0"/>
                  </w:rPr>
                  <w:t xml:space="preserve">, I still want to go back </w:t>
                </w:r>
                <w:sdt>
                  <w:sdtPr>
                    <w:id w:val="-2139385991"/>
                    <w:tag w:val="goog_rdk_58"/>
                  </w:sdtPr>
                  <w:sdtContent>
                    <w:ins w:author="Hồng Điệp Võ" w:id="31" w:date="2026-05-13T15:17:51Z"/>
                    <w:sdt>
                      <w:sdtPr>
                        <w:id w:val="-698947"/>
                        <w:tag w:val="goog_rdk_59"/>
                      </w:sdtPr>
                      <w:sdtContent>
                        <w:ins w:author="Hồng Điệp Võ" w:id="31" w:date="2026-05-13T15:17:51Z">
                          <w:r w:rsidDel="00000000" w:rsidR="00000000" w:rsidRPr="00000000">
                            <w:rPr>
                              <w:rtl w:val="0"/>
                              <w:rPrChange w:author="Hồng Điệp Võ" w:id="32" w:date="2026-05-13T15:17:51Z">
                                <w:rPr/>
                              </w:rPrChange>
                            </w:rPr>
                            <w:t xml:space="preserve">to </w:t>
                          </w:r>
                        </w:ins>
                      </w:sdtContent>
                    </w:sdt>
                    <w:ins w:author="Hồng Điệp Võ" w:id="31" w:date="2026-05-13T15:17:51Z"/>
                  </w:sdtContent>
                </w:sdt>
                <w:r w:rsidDel="00000000" w:rsidR="00000000" w:rsidRPr="00000000">
                  <w:rPr>
                    <w:rtl w:val="0"/>
                  </w:rPr>
                  <w:t xml:space="preserve">the countryside to enjoy </w:t>
                </w:r>
                <w:sdt>
                  <w:sdtPr>
                    <w:id w:val="839223829"/>
                    <w:tag w:val="goog_rdk_60"/>
                  </w:sdtPr>
                  <w:sdtContent>
                    <w:ins w:author="Hồng Điệp Võ" w:id="33" w:date="2026-05-13T15:17:57Z"/>
                    <w:sdt>
                      <w:sdtPr>
                        <w:id w:val="-975704441"/>
                        <w:tag w:val="goog_rdk_61"/>
                      </w:sdtPr>
                      <w:sdtContent>
                        <w:ins w:author="Hồng Điệp Võ" w:id="33" w:date="2026-05-13T15:17:57Z">
                          <w:r w:rsidDel="00000000" w:rsidR="00000000" w:rsidRPr="00000000">
                            <w:rPr>
                              <w:rtl w:val="0"/>
                              <w:rPrChange w:author="Hồng Điệp Võ" w:id="34" w:date="2026-05-13T15:17:57Z">
                                <w:rPr/>
                              </w:rPrChange>
                            </w:rPr>
                            <w:t xml:space="preserve">the</w:t>
                          </w:r>
                        </w:ins>
                      </w:sdtContent>
                    </w:sdt>
                    <w:ins w:author="Hồng Điệp Võ" w:id="33" w:date="2026-05-13T15:17:57Z">
                      <w:sdt>
                        <w:sdtPr>
                          <w:id w:val="-1250865106"/>
                          <w:tag w:val="goog_rdk_62"/>
                        </w:sdtPr>
                        <w:sdtContent>
                          <w:del w:author="Hồng Điệp Võ" w:id="33" w:date="2026-05-13T15:17:57Z">
                            <w:sdt>
                              <w:sdtPr>
                                <w:id w:val="-176553604"/>
                                <w:tag w:val="goog_rdk_63"/>
                              </w:sdtPr>
                              <w:sdtContent>
                                <w:r w:rsidDel="00000000" w:rsidR="00000000" w:rsidRPr="00000000">
                                  <w:rPr>
                                    <w:rtl w:val="0"/>
                                    <w:rPrChange w:author="Hồng Điệp Võ" w:id="34" w:date="2026-05-13T15:17:57Z">
                                      <w:rPr/>
                                    </w:rPrChange>
                                  </w:rPr>
                                  <w:delText xml:space="preserve"> </w:delText>
                                </w:r>
                              </w:sdtContent>
                            </w:sdt>
                          </w:del>
                        </w:sdtContent>
                      </w:sdt>
                    </w:ins>
                  </w:sdtContent>
                </w:sdt>
                <w:sdt>
                  <w:sdtPr>
                    <w:id w:val="-2067778397"/>
                    <w:tag w:val="goog_rdk_64"/>
                  </w:sdtPr>
                  <w:sdtContent>
                    <w:del w:author="Hồng Điệp Võ" w:id="33" w:date="2026-05-13T15:17:57Z"/>
                    <w:sdt>
                      <w:sdtPr>
                        <w:id w:val="-894226564"/>
                        <w:tag w:val="goog_rdk_65"/>
                      </w:sdtPr>
                      <w:sdtContent>
                        <w:del w:author="Hồng Điệp Võ" w:id="33" w:date="2026-05-13T15:17:57Z">
                          <w:r w:rsidDel="00000000" w:rsidR="00000000" w:rsidRPr="00000000">
                            <w:rPr>
                              <w:rtl w:val="0"/>
                              <w:rPrChange w:author="Hồng Điệp Võ" w:id="34" w:date="2026-05-13T15:17:57Z">
                                <w:rPr/>
                              </w:rPrChange>
                            </w:rPr>
                            <w:delText xml:space="preserve">this</w:delText>
                          </w:r>
                        </w:del>
                      </w:sdtContent>
                    </w:sdt>
                    <w:del w:author="Hồng Điệp Võ" w:id="33" w:date="2026-05-13T15:17:57Z"/>
                  </w:sdtContent>
                </w:sdt>
                <w:r w:rsidDel="00000000" w:rsidR="00000000" w:rsidRPr="00000000">
                  <w:rPr>
                    <w:rtl w:val="0"/>
                  </w:rPr>
                  <w:t xml:space="preserve"> lifestyle.</w:t>
                </w:r>
                <w:sdt>
                  <w:sdtPr>
                    <w:id w:val="-747905299"/>
                    <w:tag w:val="goog_rdk_66"/>
                  </w:sdtPr>
                  <w:sdtContent>
                    <w:ins w:author="Hồng Điệp Võ" w:id="35" w:date="2026-05-13T15:18:08Z"/>
                    <w:sdt>
                      <w:sdtPr>
                        <w:id w:val="-868704852"/>
                        <w:tag w:val="goog_rdk_67"/>
                      </w:sdtPr>
                      <w:sdtContent>
                        <w:commentRangeStart w:id="0"/>
                      </w:sdtContent>
                    </w:sdt>
                    <w:ins w:author="Hồng Điệp Võ" w:id="35" w:date="2026-05-13T15:18:08Z">
                      <w:r w:rsidDel="00000000" w:rsidR="00000000" w:rsidRPr="00000000">
                        <w:rPr>
                          <w:rtl w:val="0"/>
                        </w:rPr>
                        <w:t xml:space="preserve"> / </w:t>
                      </w:r>
                      <w:sdt>
                        <w:sdtPr>
                          <w:id w:val="81951905"/>
                          <w:tag w:val="goog_rdk_68"/>
                        </w:sdtPr>
                        <w:sdtContent>
                          <w:commentRangeStart w:id="0"/>
                        </w:sdtContent>
                      </w:sdt>
                      <w:commentRangeEnd w:id="0"/>
                      <w:r w:rsidDel="00000000" w:rsidR="00000000" w:rsidRPr="00000000">
                        <w:commentReference w:id="0"/>
                      </w:r>
                      <w:sdt>
                        <w:sdtPr>
                          <w:id w:val="1509672146"/>
                          <w:tag w:val="goog_rdk_69"/>
                        </w:sdtPr>
                        <w:sdtContent>
                          <w:r w:rsidDel="00000000" w:rsidR="00000000" w:rsidRPr="00000000">
                            <w:rPr>
                              <w:rtl w:val="0"/>
                              <w:rPrChange w:author="Hồng Điệp Võ" w:id="36" w:date="2026-05-13T15:18:08Z">
                                <w:rPr/>
                              </w:rPrChange>
                            </w:rPr>
                            <w:t xml:space="preserve">I hope I can </w:t>
                          </w:r>
                        </w:sdtContent>
                      </w:sdt>
                      <w:sdt>
                        <w:sdtPr>
                          <w:id w:val="219157858"/>
                          <w:tag w:val="goog_rdk_70"/>
                        </w:sdtPr>
                        <w:sdtContent>
                          <w:r w:rsidDel="00000000" w:rsidR="00000000" w:rsidRPr="00000000">
                            <w:rPr>
                              <w:b w:val="1"/>
                              <w:bCs w:val="1"/>
                              <w:rtl w:val="0"/>
                              <w:rPrChange w:author="Hồng Điệp Võ" w:id="36" w:date="2026-05-13T15:18:08Z">
                                <w:rPr/>
                              </w:rPrChange>
                            </w:rPr>
                            <w:t xml:space="preserve">settle down</w:t>
                          </w:r>
                        </w:sdtContent>
                      </w:sdt>
                      <w:sdt>
                        <w:sdtPr>
                          <w:id w:val="-162711484"/>
                          <w:tag w:val="goog_rdk_71"/>
                        </w:sdtPr>
                        <w:sdtContent>
                          <w:r w:rsidDel="00000000" w:rsidR="00000000" w:rsidRPr="00000000">
                            <w:rPr>
                              <w:rtl w:val="0"/>
                              <w:rPrChange w:author="Hồng Điệp Võ" w:id="36" w:date="2026-05-13T15:18:08Z">
                                <w:rPr/>
                              </w:rPrChange>
                            </w:rPr>
                            <w:t xml:space="preserve"> in the countryside in the future when I have better savings</w:t>
                          </w:r>
                        </w:sdtContent>
                      </w:sdt>
                    </w:ins>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prefer living in the city because it is more modern and convenient. There are more job opportunities</w:t>
                </w:r>
                <w:sdt>
                  <w:sdtPr>
                    <w:id w:val="182187842"/>
                    <w:tag w:val="goog_rdk_72"/>
                  </w:sdtPr>
                  <w:sdtContent>
                    <w:ins w:author="Hồng Điệp Võ" w:id="37" w:date="2026-05-13T15:14:17Z">
                      <w:r w:rsidDel="00000000" w:rsidR="00000000" w:rsidRPr="00000000">
                        <w:rPr>
                          <w:rtl w:val="0"/>
                        </w:rPr>
                        <w:t xml:space="preserve">,</w:t>
                      </w:r>
                    </w:ins>
                  </w:sdtContent>
                </w:sdt>
                <w:r w:rsidDel="00000000" w:rsidR="00000000" w:rsidRPr="00000000">
                  <w:rPr>
                    <w:rtl w:val="0"/>
                  </w:rPr>
                  <w:t xml:space="preserve"> which help</w:t>
                </w:r>
                <w:sdt>
                  <w:sdtPr>
                    <w:id w:val="-1794804802"/>
                    <w:tag w:val="goog_rdk_73"/>
                  </w:sdtPr>
                  <w:sdtContent>
                    <w:ins w:author="Hồng Điệp Võ" w:id="38" w:date="2026-05-13T15:14:14Z">
                      <w:r w:rsidDel="00000000" w:rsidR="00000000" w:rsidRPr="00000000">
                        <w:rPr>
                          <w:rtl w:val="0"/>
                        </w:rPr>
                        <w:t xml:space="preserve">s</w:t>
                      </w:r>
                    </w:ins>
                  </w:sdtContent>
                </w:sdt>
                <w:r w:rsidDel="00000000" w:rsidR="00000000" w:rsidRPr="00000000">
                  <w:rPr>
                    <w:rtl w:val="0"/>
                  </w:rPr>
                  <w:t xml:space="preserve"> me get better career prospects</w:t>
                </w:r>
                <w:sdt>
                  <w:sdtPr>
                    <w:id w:val="259812997"/>
                    <w:tag w:val="goog_rdk_74"/>
                  </w:sdtPr>
                  <w:sdtContent>
                    <w:ins w:author="Hồng Điệp Võ" w:id="39" w:date="2026-05-13T15:14:40Z">
                      <w:r w:rsidDel="00000000" w:rsidR="00000000" w:rsidRPr="00000000">
                        <w:rPr>
                          <w:rtl w:val="0"/>
                        </w:rPr>
                        <w:t xml:space="preserve"> </w:t>
                      </w:r>
                    </w:ins>
                    <w:sdt>
                      <w:sdtPr>
                        <w:id w:val="-444397800"/>
                        <w:tag w:val="goog_rdk_75"/>
                      </w:sdtPr>
                      <w:sdtContent>
                        <w:ins w:author="Hồng Điệp Võ" w:id="39" w:date="2026-05-13T15:14:40Z">
                          <w:r w:rsidDel="00000000" w:rsidR="00000000" w:rsidRPr="00000000">
                            <w:rPr>
                              <w:rtl w:val="0"/>
                              <w:rPrChange w:author="Hồng Điệp Võ" w:id="40" w:date="2026-05-13T15:14:40Z">
                                <w:rPr/>
                              </w:rPrChange>
                            </w:rPr>
                            <w:t xml:space="preserve">to have greater income</w:t>
                          </w:r>
                        </w:ins>
                      </w:sdtContent>
                    </w:sdt>
                    <w:ins w:author="Hồng Điệp Võ" w:id="39" w:date="2026-05-13T15:14:40Z"/>
                  </w:sdtContent>
                </w:sdt>
                <w:r w:rsidDel="00000000" w:rsidR="00000000" w:rsidRPr="00000000">
                  <w:rPr>
                    <w:rtl w:val="0"/>
                  </w:rPr>
                  <w:t xml:space="preserve">. </w:t>
                </w:r>
                <w:sdt>
                  <w:sdtPr>
                    <w:id w:val="351419023"/>
                    <w:tag w:val="goog_rdk_76"/>
                  </w:sdtPr>
                  <w:sdtContent>
                    <w:ins w:author="Hồng Điệp Võ" w:id="41" w:date="2026-05-13T15:16:15Z"/>
                    <w:sdt>
                      <w:sdtPr>
                        <w:id w:val="963556990"/>
                        <w:tag w:val="goog_rdk_77"/>
                      </w:sdtPr>
                      <w:sdtContent>
                        <w:ins w:author="Hồng Điệp Võ" w:id="41" w:date="2026-05-13T15:16:15Z">
                          <w:r w:rsidDel="00000000" w:rsidR="00000000" w:rsidRPr="00000000">
                            <w:rPr>
                              <w:rtl w:val="0"/>
                              <w:rPrChange w:author="Hồng Điệp Võ" w:id="42" w:date="2026-05-13T15:16:15Z">
                                <w:rPr/>
                              </w:rPrChange>
                            </w:rPr>
                            <w:t xml:space="preserve">Although</w:t>
                          </w:r>
                        </w:ins>
                      </w:sdtContent>
                    </w:sdt>
                    <w:ins w:author="Hồng Điệp Võ" w:id="41" w:date="2026-05-13T15:16:15Z">
                      <w:sdt>
                        <w:sdtPr>
                          <w:id w:val="1965062481"/>
                          <w:tag w:val="goog_rdk_78"/>
                        </w:sdtPr>
                        <w:sdtContent>
                          <w:del w:author="Hồng Điệp Võ" w:id="41" w:date="2026-05-13T15:16:15Z">
                            <w:sdt>
                              <w:sdtPr>
                                <w:id w:val="-2144642339"/>
                                <w:tag w:val="goog_rdk_79"/>
                              </w:sdtPr>
                              <w:sdtContent>
                                <w:r w:rsidDel="00000000" w:rsidR="00000000" w:rsidRPr="00000000">
                                  <w:rPr>
                                    <w:rtl w:val="0"/>
                                    <w:rPrChange w:author="Hồng Điệp Võ" w:id="42" w:date="2026-05-13T15:16:15Z">
                                      <w:rPr/>
                                    </w:rPrChange>
                                  </w:rPr>
                                  <w:delText xml:space="preserve"> </w:delText>
                                </w:r>
                              </w:sdtContent>
                            </w:sdt>
                          </w:del>
                        </w:sdtContent>
                      </w:sdt>
                    </w:ins>
                  </w:sdtContent>
                </w:sdt>
                <w:sdt>
                  <w:sdtPr>
                    <w:id w:val="-1995639103"/>
                    <w:tag w:val="goog_rdk_80"/>
                  </w:sdtPr>
                  <w:sdtContent>
                    <w:del w:author="Hồng Điệp Võ" w:id="41" w:date="2026-05-13T15:16:15Z"/>
                    <w:sdt>
                      <w:sdtPr>
                        <w:id w:val="115384155"/>
                        <w:tag w:val="goog_rdk_81"/>
                      </w:sdtPr>
                      <w:sdtContent>
                        <w:del w:author="Hồng Điệp Võ" w:id="41" w:date="2026-05-13T15:16:15Z">
                          <w:r w:rsidDel="00000000" w:rsidR="00000000" w:rsidRPr="00000000">
                            <w:rPr>
                              <w:rtl w:val="0"/>
                              <w:rPrChange w:author="Hồng Điệp Võ" w:id="42" w:date="2026-05-13T15:16:15Z">
                                <w:rPr/>
                              </w:rPrChange>
                            </w:rPr>
                            <w:delText xml:space="preserve">However,</w:delText>
                          </w:r>
                        </w:del>
                      </w:sdtContent>
                    </w:sdt>
                    <w:del w:author="Hồng Điệp Võ" w:id="41" w:date="2026-05-13T15:16:15Z"/>
                  </w:sdtContent>
                </w:sdt>
                <w:r w:rsidDel="00000000" w:rsidR="00000000" w:rsidRPr="00000000">
                  <w:rPr>
                    <w:rtl w:val="0"/>
                  </w:rPr>
                  <w:t xml:space="preserve"> living in the countryside is also relaxing and peaceful</w:t>
                </w:r>
                <w:sdt>
                  <w:sdtPr>
                    <w:id w:val="1881152147"/>
                    <w:tag w:val="goog_rdk_82"/>
                  </w:sdtPr>
                  <w:sdtContent>
                    <w:ins w:author="Hồng Điệp Võ" w:id="43" w:date="2026-05-13T15:16:20Z">
                      <w:r w:rsidDel="00000000" w:rsidR="00000000" w:rsidRPr="00000000">
                        <w:rPr>
                          <w:rtl w:val="0"/>
                        </w:rPr>
                        <w:t xml:space="preserve">,</w:t>
                      </w:r>
                    </w:ins>
                  </w:sdtContent>
                </w:sdt>
                <w:sdt>
                  <w:sdtPr>
                    <w:id w:val="-731059893"/>
                    <w:tag w:val="goog_rdk_83"/>
                  </w:sdtPr>
                  <w:sdtContent>
                    <w:del w:author="Hồng Điệp Võ" w:id="43" w:date="2026-05-13T15:16:20Z">
                      <w:r w:rsidDel="00000000" w:rsidR="00000000" w:rsidRPr="00000000">
                        <w:rPr>
                          <w:rtl w:val="0"/>
                        </w:rPr>
                        <w:delText xml:space="preserve">. </w:delText>
                      </w:r>
                    </w:del>
                  </w:sdtContent>
                </w:sdt>
                <w:r w:rsidDel="00000000" w:rsidR="00000000" w:rsidRPr="00000000">
                  <w:rPr>
                    <w:rtl w:val="0"/>
                  </w:rPr>
                  <w:t xml:space="preserve">I feel that living in the city is suitable for me at this </w:t>
                </w:r>
                <w:sdt>
                  <w:sdtPr>
                    <w:id w:val="-923082136"/>
                    <w:tag w:val="goog_rdk_84"/>
                  </w:sdtPr>
                  <w:sdtContent>
                    <w:ins w:author="Hồng Điệp Võ" w:id="44" w:date="2026-05-13T15:16:25Z"/>
                    <w:sdt>
                      <w:sdtPr>
                        <w:id w:val="-1334049709"/>
                        <w:tag w:val="goog_rdk_85"/>
                      </w:sdtPr>
                      <w:sdtContent>
                        <w:ins w:author="Hồng Điệp Võ" w:id="44" w:date="2026-05-13T15:16:25Z">
                          <w:r w:rsidDel="00000000" w:rsidR="00000000" w:rsidRPr="00000000">
                            <w:rPr>
                              <w:rtl w:val="0"/>
                              <w:rPrChange w:author="Hồng Điệp Võ" w:id="45" w:date="2026-05-13T15:16:25Z">
                                <w:rPr/>
                              </w:rPrChange>
                            </w:rPr>
                            <w:t xml:space="preserve">age </w:t>
                          </w:r>
                        </w:ins>
                      </w:sdtContent>
                    </w:sdt>
                    <w:ins w:author="Hồng Điệp Võ" w:id="44" w:date="2026-05-13T15:16:25Z">
                      <w:sdt>
                        <w:sdtPr>
                          <w:id w:val="-2081644474"/>
                          <w:tag w:val="goog_rdk_86"/>
                        </w:sdtPr>
                        <w:sdtContent>
                          <w:del w:author="Hồng Điệp Võ" w:id="44" w:date="2026-05-13T15:16:25Z">
                            <w:sdt>
                              <w:sdtPr>
                                <w:id w:val="583360781"/>
                                <w:tag w:val="goog_rdk_87"/>
                              </w:sdtPr>
                              <w:sdtContent>
                                <w:r w:rsidDel="00000000" w:rsidR="00000000" w:rsidRPr="00000000">
                                  <w:rPr>
                                    <w:rtl w:val="0"/>
                                    <w:rPrChange w:author="Hồng Điệp Võ" w:id="45" w:date="2026-05-13T15:16:25Z">
                                      <w:rPr/>
                                    </w:rPrChange>
                                  </w:rPr>
                                  <w:delText xml:space="preserve"> </w:delText>
                                </w:r>
                              </w:sdtContent>
                            </w:sdt>
                          </w:del>
                        </w:sdtContent>
                      </w:sdt>
                    </w:ins>
                  </w:sdtContent>
                </w:sdt>
                <w:sdt>
                  <w:sdtPr>
                    <w:id w:val="24736436"/>
                    <w:tag w:val="goog_rdk_88"/>
                  </w:sdtPr>
                  <w:sdtContent>
                    <w:del w:author="Hồng Điệp Võ" w:id="44" w:date="2026-05-13T15:16:25Z"/>
                    <w:sdt>
                      <w:sdtPr>
                        <w:id w:val="72220312"/>
                        <w:tag w:val="goog_rdk_89"/>
                      </w:sdtPr>
                      <w:sdtContent>
                        <w:del w:author="Hồng Điệp Võ" w:id="44" w:date="2026-05-13T15:16:25Z">
                          <w:r w:rsidDel="00000000" w:rsidR="00000000" w:rsidRPr="00000000">
                            <w:rPr>
                              <w:rtl w:val="0"/>
                              <w:rPrChange w:author="Hồng Điệp Võ" w:id="45" w:date="2026-05-13T15:16:25Z">
                                <w:rPr/>
                              </w:rPrChange>
                            </w:rPr>
                            <w:delText xml:space="preserve">ages</w:delText>
                          </w:r>
                        </w:del>
                      </w:sdtContent>
                    </w:sdt>
                    <w:del w:author="Hồng Điệp Võ" w:id="44" w:date="2026-05-13T15:16:25Z"/>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sdt>
                <w:sdtPr>
                  <w:id w:val="1057839696"/>
                  <w:tag w:val="goog_rdk_103"/>
                </w:sdtPr>
                <w:sdtContent>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Hồng Điệp Võ" w:id="50" w:date="2026-05-13T15:20:19Z">
                          <w:rPr/>
                        </w:rPrChange>
                      </w:rPr>
                    </w:pPr>
                    <w:r w:rsidDel="00000000" w:rsidR="00000000" w:rsidRPr="00000000">
                      <w:rPr>
                        <w:rtl w:val="0"/>
                      </w:rPr>
                      <w:t xml:space="preserve">I prefer living in the city to living in the countryside, because it’s more convenient. Living here allows me to access better facilities like modern hospitals, shopping malls and cinemas. For example, I can find everything I need within walking distance of my neighborhood. Although the countryside is more peaceful and </w:t>
                    </w:r>
                    <w:sdt>
                      <w:sdtPr>
                        <w:id w:val="-1325554889"/>
                        <w:tag w:val="goog_rdk_90"/>
                      </w:sdtPr>
                      <w:sdtContent>
                        <w:ins w:author="Hồng Điệp Võ" w:id="46" w:date="2026-05-13T15:19:42Z"/>
                        <w:sdt>
                          <w:sdtPr>
                            <w:id w:val="-172535504"/>
                            <w:tag w:val="goog_rdk_91"/>
                          </w:sdtPr>
                          <w:sdtContent>
                            <w:ins w:author="Hồng Điệp Võ" w:id="46" w:date="2026-05-13T15:19:42Z">
                              <w:r w:rsidDel="00000000" w:rsidR="00000000" w:rsidRPr="00000000">
                                <w:rPr>
                                  <w:rtl w:val="0"/>
                                  <w:rPrChange w:author="Hồng Điệp Võ" w:id="47" w:date="2026-05-13T15:19:42Z">
                                    <w:rPr/>
                                  </w:rPrChange>
                                </w:rPr>
                                <w:t xml:space="preserve">fresher </w:t>
                              </w:r>
                            </w:ins>
                          </w:sdtContent>
                        </w:sdt>
                        <w:ins w:author="Hồng Điệp Võ" w:id="46" w:date="2026-05-13T15:19:42Z">
                          <w:sdt>
                            <w:sdtPr>
                              <w:id w:val="461989965"/>
                              <w:tag w:val="goog_rdk_92"/>
                            </w:sdtPr>
                            <w:sdtContent>
                              <w:del w:author="Hồng Điệp Võ" w:id="46" w:date="2026-05-13T15:19:42Z">
                                <w:sdt>
                                  <w:sdtPr>
                                    <w:id w:val="610646319"/>
                                    <w:tag w:val="goog_rdk_93"/>
                                  </w:sdtPr>
                                  <w:sdtContent>
                                    <w:r w:rsidDel="00000000" w:rsidR="00000000" w:rsidRPr="00000000">
                                      <w:rPr>
                                        <w:rtl w:val="0"/>
                                        <w:rPrChange w:author="Hồng Điệp Võ" w:id="47" w:date="2026-05-13T15:19:42Z">
                                          <w:rPr/>
                                        </w:rPrChange>
                                      </w:rPr>
                                      <w:delText xml:space="preserve"> </w:delText>
                                    </w:r>
                                  </w:sdtContent>
                                </w:sdt>
                              </w:del>
                            </w:sdtContent>
                          </w:sdt>
                        </w:ins>
                      </w:sdtContent>
                    </w:sdt>
                    <w:sdt>
                      <w:sdtPr>
                        <w:id w:val="684964273"/>
                        <w:tag w:val="goog_rdk_94"/>
                      </w:sdtPr>
                      <w:sdtContent>
                        <w:del w:author="Hồng Điệp Võ" w:id="46" w:date="2026-05-13T15:19:42Z"/>
                        <w:sdt>
                          <w:sdtPr>
                            <w:id w:val="31350738"/>
                            <w:tag w:val="goog_rdk_95"/>
                          </w:sdtPr>
                          <w:sdtContent>
                            <w:del w:author="Hồng Điệp Võ" w:id="46" w:date="2026-05-13T15:19:42Z">
                              <w:r w:rsidDel="00000000" w:rsidR="00000000" w:rsidRPr="00000000">
                                <w:rPr>
                                  <w:rtl w:val="0"/>
                                  <w:rPrChange w:author="Hồng Điệp Võ" w:id="47" w:date="2026-05-13T15:19:42Z">
                                    <w:rPr/>
                                  </w:rPrChange>
                                </w:rPr>
                                <w:delText xml:space="preserve">has fresh air</w:delText>
                              </w:r>
                            </w:del>
                          </w:sdtContent>
                        </w:sdt>
                        <w:del w:author="Hồng Điệp Võ" w:id="46" w:date="2026-05-13T15:19:42Z"/>
                      </w:sdtContent>
                    </w:sdt>
                    <w:r w:rsidDel="00000000" w:rsidR="00000000" w:rsidRPr="00000000">
                      <w:rPr>
                        <w:rtl w:val="0"/>
                      </w:rPr>
                      <w:t xml:space="preserve">, I </w:t>
                    </w:r>
                    <w:sdt>
                      <w:sdtPr>
                        <w:id w:val="-556128013"/>
                        <w:tag w:val="goog_rdk_96"/>
                      </w:sdtPr>
                      <w:sdtContent>
                        <w:ins w:author="Hồng Điệp Võ" w:id="48" w:date="2026-05-13T15:19:59Z"/>
                        <w:sdt>
                          <w:sdtPr>
                            <w:id w:val="-966422902"/>
                            <w:tag w:val="goog_rdk_97"/>
                          </w:sdtPr>
                          <w:sdtContent>
                            <w:ins w:author="Hồng Điệp Võ" w:id="48" w:date="2026-05-13T15:19:59Z">
                              <w:r w:rsidDel="00000000" w:rsidR="00000000" w:rsidRPr="00000000">
                                <w:rPr>
                                  <w:rtl w:val="0"/>
                                  <w:rPrChange w:author="Hồng Điệp Võ" w:id="49" w:date="2026-05-13T15:19:59Z">
                                    <w:rPr/>
                                  </w:rPrChange>
                                </w:rPr>
                                <w:t xml:space="preserve">am more into </w:t>
                              </w:r>
                            </w:ins>
                          </w:sdtContent>
                        </w:sdt>
                        <w:ins w:author="Hồng Điệp Võ" w:id="48" w:date="2026-05-13T15:19:59Z">
                          <w:sdt>
                            <w:sdtPr>
                              <w:id w:val="2075065005"/>
                              <w:tag w:val="goog_rdk_98"/>
                            </w:sdtPr>
                            <w:sdtContent>
                              <w:del w:author="Hồng Điệp Võ" w:id="48" w:date="2026-05-13T15:19:59Z">
                                <w:sdt>
                                  <w:sdtPr>
                                    <w:id w:val="-152842086"/>
                                    <w:tag w:val="goog_rdk_99"/>
                                  </w:sdtPr>
                                  <w:sdtContent>
                                    <w:r w:rsidDel="00000000" w:rsidR="00000000" w:rsidRPr="00000000">
                                      <w:rPr>
                                        <w:rtl w:val="0"/>
                                        <w:rPrChange w:author="Hồng Điệp Võ" w:id="49" w:date="2026-05-13T15:19:59Z">
                                          <w:rPr/>
                                        </w:rPrChange>
                                      </w:rPr>
                                      <w:delText xml:space="preserve"> </w:delText>
                                    </w:r>
                                  </w:sdtContent>
                                </w:sdt>
                              </w:del>
                            </w:sdtContent>
                          </w:sdt>
                        </w:ins>
                      </w:sdtContent>
                    </w:sdt>
                    <w:sdt>
                      <w:sdtPr>
                        <w:id w:val="-1554650840"/>
                        <w:tag w:val="goog_rdk_100"/>
                      </w:sdtPr>
                      <w:sdtContent>
                        <w:del w:author="Hồng Điệp Võ" w:id="48" w:date="2026-05-13T15:19:59Z"/>
                        <w:sdt>
                          <w:sdtPr>
                            <w:id w:val="1873377414"/>
                            <w:tag w:val="goog_rdk_101"/>
                          </w:sdtPr>
                          <w:sdtContent>
                            <w:del w:author="Hồng Điệp Võ" w:id="48" w:date="2026-05-13T15:19:59Z">
                              <w:r w:rsidDel="00000000" w:rsidR="00000000" w:rsidRPr="00000000">
                                <w:rPr>
                                  <w:rtl w:val="0"/>
                                  <w:rPrChange w:author="Hồng Điệp Võ" w:id="49" w:date="2026-05-13T15:19:59Z">
                                    <w:rPr/>
                                  </w:rPrChange>
                                </w:rPr>
                                <w:delText xml:space="preserve">still prefe</w:delText>
                              </w:r>
                            </w:del>
                          </w:sdtContent>
                        </w:sdt>
                        <w:del w:author="Hồng Điệp Võ" w:id="48" w:date="2026-05-13T15:19:59Z"/>
                      </w:sdtContent>
                    </w:sdt>
                    <w:r w:rsidDel="00000000" w:rsidR="00000000" w:rsidRPr="00000000">
                      <w:rPr>
                        <w:rtl w:val="0"/>
                      </w:rPr>
                      <w:t xml:space="preserve">r living in the city at the moment</w:t>
                    </w:r>
                    <w:sdt>
                      <w:sdtPr>
                        <w:id w:val="883118013"/>
                        <w:tag w:val="goog_rdk_102"/>
                      </w:sdtPr>
                      <w:sdtContent>
                        <w:r w:rsidDel="00000000" w:rsidR="00000000" w:rsidRPr="00000000">
                          <w:rPr>
                            <w:rtl w:val="0"/>
                          </w:rPr>
                        </w:r>
                      </w:sdtContent>
                    </w:sdt>
                  </w:p>
                </w:sdtContent>
              </w:sdt>
            </w:tc>
          </w:tr>
        </w:tbl>
      </w:sdtContent>
    </w:sdt>
    <w:sdt>
      <w:sdtPr>
        <w:id w:val="-396341630"/>
        <w:tag w:val="goog_rdk_106"/>
      </w:sdtPr>
      <w:sdtContent>
        <w:p w:rsidR="00000000" w:rsidDel="00000000" w:rsidP="00000000" w:rsidRDefault="00000000" w:rsidRPr="00000000" w14:paraId="000000CF">
          <w:pPr>
            <w:rPr>
              <w:ins w:author="Hồng Điệp Võ" w:id="51" w:date="2026-05-13T15:13:29Z"/>
            </w:rPr>
          </w:pPr>
          <w:r w:rsidDel="00000000" w:rsidR="00000000" w:rsidRPr="00000000">
            <w:rPr>
              <w:rtl w:val="0"/>
            </w:rPr>
            <w:t xml:space="preserve"> </w:t>
          </w:r>
          <w:sdt>
            <w:sdtPr>
              <w:id w:val="-1923297901"/>
              <w:tag w:val="goog_rdk_105"/>
            </w:sdtPr>
            <w:sdtContent>
              <w:ins w:author="Hồng Điệp Võ" w:id="51" w:date="2026-05-13T15:13:29Z">
                <w:r w:rsidDel="00000000" w:rsidR="00000000" w:rsidRPr="00000000">
                  <w:rPr>
                    <w:rtl w:val="0"/>
                  </w:rPr>
                </w:r>
              </w:ins>
            </w:sdtContent>
          </w:sdt>
        </w:p>
      </w:sdtContent>
    </w:sdt>
    <w:p w:rsidR="00000000" w:rsidDel="00000000" w:rsidP="00000000" w:rsidRDefault="00000000" w:rsidRPr="00000000" w14:paraId="000000D0">
      <w:pPr>
        <w:rPr/>
      </w:pPr>
      <w:sdt>
        <w:sdtPr>
          <w:id w:val="-1118046155"/>
          <w:tag w:val="goog_rdk_107"/>
        </w:sdtPr>
        <w:sdtContent>
          <w:ins w:author="Hồng Điệp Võ" w:id="51" w:date="2026-05-13T15:13:29Z"/>
          <w:sdt>
            <w:sdtPr>
              <w:id w:val="421089270"/>
              <w:tag w:val="goog_rdk_108"/>
            </w:sdtPr>
            <w:sdtContent>
              <w:ins w:author="Hồng Điệp Võ" w:id="51" w:date="2026-05-13T15:13:29Z">
                <w:r w:rsidDel="00000000" w:rsidR="00000000" w:rsidRPr="00000000">
                  <w:rPr>
                    <w:rtl w:val="0"/>
                    <w:rPrChange w:author="Hồng Điệp Võ" w:id="52" w:date="2026-05-13T15:13:29Z">
                      <w:rPr/>
                    </w:rPrChange>
                  </w:rPr>
                  <w:t xml:space="preserve">within walking distance of my neighborhood: cách vài bước chân (gần)</w:t>
                </w:r>
              </w:ins>
            </w:sdtContent>
          </w:sdt>
          <w:ins w:author="Hồng Điệp Võ" w:id="51" w:date="2026-05-13T15:13:29Z"/>
        </w:sdtContent>
      </w:sdt>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40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 you prefer reading books or watching TV?</w:t>
      </w:r>
    </w:p>
    <w:p w:rsidR="00000000" w:rsidDel="00000000" w:rsidP="00000000" w:rsidRDefault="00000000" w:rsidRPr="00000000" w14:paraId="000000D2">
      <w:pPr>
        <w:rPr/>
      </w:pPr>
      <w:r w:rsidDel="00000000" w:rsidR="00000000" w:rsidRPr="00000000">
        <w:rPr>
          <w:rtl w:val="0"/>
        </w:rPr>
        <w:t xml:space="preserve">I prefer … because …. When I read / watch TV, I can …. It also …. </w:t>
      </w:r>
    </w:p>
    <w:p w:rsidR="00000000" w:rsidDel="00000000" w:rsidP="00000000" w:rsidRDefault="00000000" w:rsidRPr="00000000" w14:paraId="000000D3">
      <w:pPr>
        <w:rPr/>
      </w:pPr>
      <w:r w:rsidDel="00000000" w:rsidR="00000000" w:rsidRPr="00000000">
        <w:rPr>
          <w:rtl w:val="0"/>
        </w:rPr>
        <w:t xml:space="preserve">(lựa chọn còn lại) is fun, but I feel (lựa chọn của mình) is more meaningful.</w:t>
      </w:r>
    </w:p>
    <w:p w:rsidR="00000000" w:rsidDel="00000000" w:rsidP="00000000" w:rsidRDefault="00000000" w:rsidRPr="00000000" w14:paraId="000000D4">
      <w:pPr>
        <w:rPr>
          <w:b w:val="1"/>
          <w:bCs w:val="1"/>
        </w:rPr>
      </w:pPr>
      <w:r w:rsidDel="00000000" w:rsidR="00000000" w:rsidRPr="00000000">
        <w:rPr>
          <w:b w:val="1"/>
          <w:bCs w:val="1"/>
          <w:rtl w:val="0"/>
        </w:rPr>
        <w:t xml:space="preserve">both: cả hai =&gt; either: 1 trong 2 =&gt; neither: không cái nào cả</w:t>
      </w:r>
    </w:p>
    <w:p w:rsidR="00000000" w:rsidDel="00000000" w:rsidP="00000000" w:rsidRDefault="00000000" w:rsidRPr="00000000" w14:paraId="000000D5">
      <w:pPr>
        <w:rPr>
          <w:b w:val="1"/>
          <w:bCs w:val="1"/>
        </w:rPr>
      </w:pPr>
      <w:r w:rsidDel="00000000" w:rsidR="00000000" w:rsidRPr="00000000">
        <w:rPr>
          <w:b w:val="1"/>
          <w:bCs w:val="1"/>
          <w:rtl w:val="0"/>
        </w:rPr>
        <w:t xml:space="preserve">I don’t like either of them = I like neither of them / Neither of them is interesting for me</w:t>
      </w:r>
    </w:p>
    <w:sdt>
      <w:sdtPr>
        <w:lock w:val="contentLocked"/>
        <w:id w:val="1058572152"/>
        <w:tag w:val="goog_rdk_158"/>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prefer reading book</w:t>
                </w:r>
                <w:sdt>
                  <w:sdtPr>
                    <w:id w:val="-354117690"/>
                    <w:tag w:val="goog_rdk_109"/>
                  </w:sdtPr>
                  <w:sdtContent>
                    <w:ins w:author="Hồng Điệp Võ" w:id="53" w:date="2026-05-13T15:30:37Z">
                      <w:r w:rsidDel="00000000" w:rsidR="00000000" w:rsidRPr="00000000">
                        <w:rPr>
                          <w:rtl w:val="0"/>
                        </w:rPr>
                        <w:t xml:space="preserve">s</w:t>
                      </w:r>
                    </w:ins>
                  </w:sdtContent>
                </w:sdt>
                <w:r w:rsidDel="00000000" w:rsidR="00000000" w:rsidRPr="00000000">
                  <w:rPr>
                    <w:rtl w:val="0"/>
                  </w:rPr>
                  <w:t xml:space="preserve"> because it allows me </w:t>
                </w:r>
                <w:sdt>
                  <w:sdtPr>
                    <w:id w:val="-1751969825"/>
                    <w:tag w:val="goog_rdk_110"/>
                  </w:sdtPr>
                  <w:sdtContent>
                    <w:ins w:author="Hồng Điệp Võ" w:id="54" w:date="2026-05-13T15:30:50Z"/>
                    <w:sdt>
                      <w:sdtPr>
                        <w:id w:val="1377934346"/>
                        <w:tag w:val="goog_rdk_111"/>
                      </w:sdtPr>
                      <w:sdtContent>
                        <w:ins w:author="Hồng Điệp Võ" w:id="54" w:date="2026-05-13T15:30:50Z">
                          <w:r w:rsidDel="00000000" w:rsidR="00000000" w:rsidRPr="00000000">
                            <w:rPr>
                              <w:rtl w:val="0"/>
                              <w:rPrChange w:author="Hồng Điệp Võ" w:id="55" w:date="2026-05-13T15:30:50Z">
                                <w:rPr/>
                              </w:rPrChange>
                            </w:rPr>
                            <w:t xml:space="preserve">to </w:t>
                          </w:r>
                        </w:ins>
                      </w:sdtContent>
                    </w:sdt>
                    <w:ins w:author="Hồng Điệp Võ" w:id="54" w:date="2026-05-13T15:30:50Z"/>
                  </w:sdtContent>
                </w:sdt>
                <w:r w:rsidDel="00000000" w:rsidR="00000000" w:rsidRPr="00000000">
                  <w:rPr>
                    <w:rtl w:val="0"/>
                  </w:rPr>
                  <w:t xml:space="preserve">concentrate better and broaden my knowledge. For example, When I read economic book</w:t>
                </w:r>
                <w:sdt>
                  <w:sdtPr>
                    <w:id w:val="870943537"/>
                    <w:tag w:val="goog_rdk_112"/>
                  </w:sdtPr>
                  <w:sdtContent>
                    <w:ins w:author="Hồng Điệp Võ" w:id="56" w:date="2026-05-13T15:30:55Z">
                      <w:r w:rsidDel="00000000" w:rsidR="00000000" w:rsidRPr="00000000">
                        <w:rPr>
                          <w:rtl w:val="0"/>
                        </w:rPr>
                        <w:t xml:space="preserve">s</w:t>
                      </w:r>
                    </w:ins>
                  </w:sdtContent>
                </w:sdt>
                <w:r w:rsidDel="00000000" w:rsidR="00000000" w:rsidRPr="00000000">
                  <w:rPr>
                    <w:rtl w:val="0"/>
                  </w:rPr>
                  <w:t xml:space="preserve">, I can </w:t>
                </w:r>
                <w:sdt>
                  <w:sdtPr>
                    <w:id w:val="1465696842"/>
                    <w:tag w:val="goog_rdk_113"/>
                  </w:sdtPr>
                  <w:sdtContent>
                    <w:ins w:author="Hồng Điệp Võ" w:id="57" w:date="2026-05-13T15:31:06Z"/>
                    <w:sdt>
                      <w:sdtPr>
                        <w:id w:val="1917245412"/>
                        <w:tag w:val="goog_rdk_114"/>
                      </w:sdtPr>
                      <w:sdtContent>
                        <w:ins w:author="Hồng Điệp Võ" w:id="57" w:date="2026-05-13T15:31:06Z">
                          <w:r w:rsidDel="00000000" w:rsidR="00000000" w:rsidRPr="00000000">
                            <w:rPr>
                              <w:rtl w:val="0"/>
                              <w:rPrChange w:author="Hồng Điệp Võ" w:id="58" w:date="2026-05-13T15:31:06Z">
                                <w:rPr/>
                              </w:rPrChange>
                            </w:rPr>
                            <w:t xml:space="preserve">get </w:t>
                          </w:r>
                        </w:ins>
                      </w:sdtContent>
                    </w:sdt>
                    <w:ins w:author="Hồng Điệp Võ" w:id="57" w:date="2026-05-13T15:31:06Z">
                      <w:sdt>
                        <w:sdtPr>
                          <w:id w:val="-1381568538"/>
                          <w:tag w:val="goog_rdk_115"/>
                        </w:sdtPr>
                        <w:sdtContent>
                          <w:del w:author="Hồng Điệp Võ" w:id="57" w:date="2026-05-13T15:31:06Z">
                            <w:sdt>
                              <w:sdtPr>
                                <w:id w:val="-1027046145"/>
                                <w:tag w:val="goog_rdk_116"/>
                              </w:sdtPr>
                              <w:sdtContent>
                                <w:r w:rsidDel="00000000" w:rsidR="00000000" w:rsidRPr="00000000">
                                  <w:rPr>
                                    <w:rtl w:val="0"/>
                                    <w:rPrChange w:author="Hồng Điệp Võ" w:id="58" w:date="2026-05-13T15:31:06Z">
                                      <w:rPr/>
                                    </w:rPrChange>
                                  </w:rPr>
                                  <w:delText xml:space="preserve"> </w:delText>
                                </w:r>
                              </w:sdtContent>
                            </w:sdt>
                          </w:del>
                        </w:sdtContent>
                      </w:sdt>
                    </w:ins>
                  </w:sdtContent>
                </w:sdt>
                <w:sdt>
                  <w:sdtPr>
                    <w:id w:val="-1055013933"/>
                    <w:tag w:val="goog_rdk_117"/>
                  </w:sdtPr>
                  <w:sdtContent>
                    <w:del w:author="Hồng Điệp Võ" w:id="57" w:date="2026-05-13T15:31:06Z"/>
                    <w:sdt>
                      <w:sdtPr>
                        <w:id w:val="1665387990"/>
                        <w:tag w:val="goog_rdk_118"/>
                      </w:sdtPr>
                      <w:sdtContent>
                        <w:del w:author="Hồng Điệp Võ" w:id="57" w:date="2026-05-13T15:31:06Z">
                          <w:r w:rsidDel="00000000" w:rsidR="00000000" w:rsidRPr="00000000">
                            <w:rPr>
                              <w:rtl w:val="0"/>
                              <w:rPrChange w:author="Hồng Điệp Võ" w:id="58" w:date="2026-05-13T15:31:06Z">
                                <w:rPr/>
                              </w:rPrChange>
                            </w:rPr>
                            <w:delText xml:space="preserve">study</w:delText>
                          </w:r>
                        </w:del>
                      </w:sdtContent>
                    </w:sdt>
                    <w:del w:author="Hồng Điệp Võ" w:id="57" w:date="2026-05-13T15:31:06Z"/>
                  </w:sdtContent>
                </w:sdt>
                <w:r w:rsidDel="00000000" w:rsidR="00000000" w:rsidRPr="00000000">
                  <w:rPr>
                    <w:rtl w:val="0"/>
                  </w:rPr>
                  <w:t xml:space="preserve"> more </w:t>
                </w:r>
                <w:sdt>
                  <w:sdtPr>
                    <w:id w:val="2045452929"/>
                    <w:tag w:val="goog_rdk_119"/>
                  </w:sdtPr>
                  <w:sdtContent>
                    <w:ins w:author="Hồng Điệp Võ" w:id="59" w:date="2026-05-13T15:32:53Z"/>
                    <w:sdt>
                      <w:sdtPr>
                        <w:id w:val="-1594312605"/>
                        <w:tag w:val="goog_rdk_120"/>
                      </w:sdtPr>
                      <w:sdtContent>
                        <w:ins w:author="Hồng Điệp Võ" w:id="59" w:date="2026-05-13T15:32:53Z">
                          <w:r w:rsidDel="00000000" w:rsidR="00000000" w:rsidRPr="00000000">
                            <w:rPr>
                              <w:rtl w:val="0"/>
                              <w:rPrChange w:author="Hồng Điệp Võ" w:id="60" w:date="2026-05-13T15:32:53Z">
                                <w:rPr/>
                              </w:rPrChange>
                            </w:rPr>
                            <w:t xml:space="preserve">useful </w:t>
                          </w:r>
                        </w:ins>
                      </w:sdtContent>
                    </w:sdt>
                    <w:ins w:author="Hồng Điệp Võ" w:id="59" w:date="2026-05-13T15:32:53Z">
                      <w:sdt>
                        <w:sdtPr>
                          <w:id w:val="626977015"/>
                          <w:tag w:val="goog_rdk_121"/>
                        </w:sdtPr>
                        <w:sdtContent>
                          <w:del w:author="Hồng Điệp Võ" w:id="59" w:date="2026-05-13T15:32:53Z">
                            <w:sdt>
                              <w:sdtPr>
                                <w:id w:val="-122589784"/>
                                <w:tag w:val="goog_rdk_122"/>
                              </w:sdtPr>
                              <w:sdtContent>
                                <w:r w:rsidDel="00000000" w:rsidR="00000000" w:rsidRPr="00000000">
                                  <w:rPr>
                                    <w:rtl w:val="0"/>
                                    <w:rPrChange w:author="Hồng Điệp Võ" w:id="60" w:date="2026-05-13T15:32:53Z">
                                      <w:rPr/>
                                    </w:rPrChange>
                                  </w:rPr>
                                  <w:delText xml:space="preserve"> </w:delText>
                                </w:r>
                              </w:sdtContent>
                            </w:sdt>
                          </w:del>
                        </w:sdtContent>
                      </w:sdt>
                    </w:ins>
                  </w:sdtContent>
                </w:sdt>
                <w:sdt>
                  <w:sdtPr>
                    <w:id w:val="-875412904"/>
                    <w:tag w:val="goog_rdk_123"/>
                  </w:sdtPr>
                  <w:sdtContent>
                    <w:del w:author="Hồng Điệp Võ" w:id="59" w:date="2026-05-13T15:32:53Z"/>
                    <w:sdt>
                      <w:sdtPr>
                        <w:id w:val="1842112302"/>
                        <w:tag w:val="goog_rdk_124"/>
                      </w:sdtPr>
                      <w:sdtContent>
                        <w:del w:author="Hồng Điệp Võ" w:id="59" w:date="2026-05-13T15:32:53Z">
                          <w:r w:rsidDel="00000000" w:rsidR="00000000" w:rsidRPr="00000000">
                            <w:rPr>
                              <w:rtl w:val="0"/>
                              <w:rPrChange w:author="Hồng Điệp Võ" w:id="60" w:date="2026-05-13T15:32:53Z">
                                <w:rPr/>
                              </w:rPrChange>
                            </w:rPr>
                            <w:delText xml:space="preserve">new</w:delText>
                          </w:r>
                        </w:del>
                      </w:sdtContent>
                    </w:sdt>
                    <w:del w:author="Hồng Điệp Võ" w:id="59" w:date="2026-05-13T15:32:53Z"/>
                  </w:sdtContent>
                </w:sdt>
                <w:r w:rsidDel="00000000" w:rsidR="00000000" w:rsidRPr="00000000">
                  <w:rPr>
                    <w:rtl w:val="0"/>
                  </w:rPr>
                  <w:t xml:space="preserve"> information, </w:t>
                </w:r>
                <w:sdt>
                  <w:sdtPr>
                    <w:id w:val="-1324920958"/>
                    <w:tag w:val="goog_rdk_125"/>
                  </w:sdtPr>
                  <w:sdtContent>
                    <w:ins w:author="Hồng Điệp Võ" w:id="61" w:date="2026-05-13T15:32:36Z"/>
                    <w:sdt>
                      <w:sdtPr>
                        <w:id w:val="1636122146"/>
                        <w:tag w:val="goog_rdk_126"/>
                      </w:sdtPr>
                      <w:sdtContent>
                        <w:ins w:author="Hồng Điệp Võ" w:id="61" w:date="2026-05-13T15:32:36Z">
                          <w:r w:rsidDel="00000000" w:rsidR="00000000" w:rsidRPr="00000000">
                            <w:rPr>
                              <w:rtl w:val="0"/>
                              <w:rPrChange w:author="Hồng Điệp Võ" w:id="62" w:date="2026-05-13T15:32:36Z">
                                <w:rPr/>
                              </w:rPrChange>
                            </w:rPr>
                            <w:t xml:space="preserve">which is better for my major at university </w:t>
                          </w:r>
                        </w:ins>
                      </w:sdtContent>
                    </w:sdt>
                    <w:ins w:author="Hồng Điệp Võ" w:id="61" w:date="2026-05-13T15:32:36Z">
                      <w:sdt>
                        <w:sdtPr>
                          <w:id w:val="-659614094"/>
                          <w:tag w:val="goog_rdk_127"/>
                        </w:sdtPr>
                        <w:sdtContent>
                          <w:del w:author="Hồng Điệp Võ" w:id="61" w:date="2026-05-13T15:32:36Z">
                            <w:sdt>
                              <w:sdtPr>
                                <w:id w:val="1421424374"/>
                                <w:tag w:val="goog_rdk_128"/>
                              </w:sdtPr>
                              <w:sdtContent>
                                <w:r w:rsidDel="00000000" w:rsidR="00000000" w:rsidRPr="00000000">
                                  <w:rPr>
                                    <w:rtl w:val="0"/>
                                    <w:rPrChange w:author="Hồng Điệp Võ" w:id="62" w:date="2026-05-13T15:32:36Z">
                                      <w:rPr/>
                                    </w:rPrChange>
                                  </w:rPr>
                                  <w:delText xml:space="preserve"> </w:delText>
                                </w:r>
                              </w:sdtContent>
                            </w:sdt>
                          </w:del>
                        </w:sdtContent>
                      </w:sdt>
                    </w:ins>
                  </w:sdtContent>
                </w:sdt>
                <w:sdt>
                  <w:sdtPr>
                    <w:id w:val="82504365"/>
                    <w:tag w:val="goog_rdk_129"/>
                  </w:sdtPr>
                  <w:sdtContent>
                    <w:del w:author="Hồng Điệp Võ" w:id="61" w:date="2026-05-13T15:32:36Z"/>
                    <w:sdt>
                      <w:sdtPr>
                        <w:id w:val="-1130244267"/>
                        <w:tag w:val="goog_rdk_130"/>
                      </w:sdtPr>
                      <w:sdtContent>
                        <w:del w:author="Hồng Điệp Võ" w:id="61" w:date="2026-05-13T15:32:36Z">
                          <w:r w:rsidDel="00000000" w:rsidR="00000000" w:rsidRPr="00000000">
                            <w:rPr>
                              <w:rtl w:val="0"/>
                              <w:rPrChange w:author="Hồng Điệp Võ" w:id="62" w:date="2026-05-13T15:32:36Z">
                                <w:rPr/>
                              </w:rPrChange>
                            </w:rPr>
                            <w:delText xml:space="preserve">have better emotion.</w:delText>
                          </w:r>
                        </w:del>
                      </w:sdtContent>
                    </w:sdt>
                    <w:del w:author="Hồng Điệp Võ" w:id="61" w:date="2026-05-13T15:32:36Z"/>
                  </w:sdtContent>
                </w:sdt>
                <w:r w:rsidDel="00000000" w:rsidR="00000000" w:rsidRPr="00000000">
                  <w:rPr>
                    <w:rtl w:val="0"/>
                  </w:rPr>
                  <w:t xml:space="preserve"> However, sometimes, when I’m stressed I still watch TV because it help</w:t>
                </w:r>
                <w:sdt>
                  <w:sdtPr>
                    <w:id w:val="272484560"/>
                    <w:tag w:val="goog_rdk_131"/>
                  </w:sdtPr>
                  <w:sdtContent>
                    <w:ins w:author="Hồng Điệp Võ" w:id="63" w:date="2026-05-13T15:33:20Z">
                      <w:r w:rsidDel="00000000" w:rsidR="00000000" w:rsidRPr="00000000">
                        <w:rPr>
                          <w:rtl w:val="0"/>
                        </w:rPr>
                        <w:t xml:space="preserve">s</w:t>
                      </w:r>
                    </w:ins>
                  </w:sdtContent>
                </w:sdt>
                <w:r w:rsidDel="00000000" w:rsidR="00000000" w:rsidRPr="00000000">
                  <w:rPr>
                    <w:rtl w:val="0"/>
                  </w:rPr>
                  <w:t xml:space="preserve"> me clear my mind.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prefer watching TV because it </w:t>
                </w:r>
                <w:sdt>
                  <w:sdtPr>
                    <w:id w:val="1875976111"/>
                    <w:tag w:val="goog_rdk_132"/>
                  </w:sdtPr>
                  <w:sdtContent>
                    <w:ins w:author="Hồng Điệp Võ" w:id="64" w:date="2026-05-13T15:26:41Z"/>
                    <w:sdt>
                      <w:sdtPr>
                        <w:id w:val="-1028304140"/>
                        <w:tag w:val="goog_rdk_133"/>
                      </w:sdtPr>
                      <w:sdtContent>
                        <w:ins w:author="Hồng Điệp Võ" w:id="64" w:date="2026-05-13T15:26:41Z">
                          <w:r w:rsidDel="00000000" w:rsidR="00000000" w:rsidRPr="00000000">
                            <w:rPr>
                              <w:rtl w:val="0"/>
                              <w:rPrChange w:author="Hồng Điệp Võ" w:id="65" w:date="2026-05-13T15:26:41Z">
                                <w:rPr/>
                              </w:rPrChange>
                            </w:rPr>
                            <w:t xml:space="preserve">helps me </w:t>
                          </w:r>
                        </w:ins>
                      </w:sdtContent>
                    </w:sdt>
                    <w:ins w:author="Hồng Điệp Võ" w:id="64" w:date="2026-05-13T15:26:41Z"/>
                  </w:sdtContent>
                </w:sdt>
                <w:r w:rsidDel="00000000" w:rsidR="00000000" w:rsidRPr="00000000">
                  <w:rPr>
                    <w:rtl w:val="0"/>
                  </w:rPr>
                  <w:t xml:space="preserve">save</w:t>
                </w:r>
                <w:sdt>
                  <w:sdtPr>
                    <w:id w:val="23083148"/>
                    <w:tag w:val="goog_rdk_134"/>
                  </w:sdtPr>
                  <w:sdtContent>
                    <w:del w:author="Hồng Điệp Võ" w:id="66" w:date="2026-05-13T15:26:44Z">
                      <w:r w:rsidDel="00000000" w:rsidR="00000000" w:rsidRPr="00000000">
                        <w:rPr>
                          <w:rtl w:val="0"/>
                        </w:rPr>
                        <w:delText xml:space="preserve">s</w:delText>
                      </w:r>
                    </w:del>
                  </w:sdtContent>
                </w:sdt>
                <w:r w:rsidDel="00000000" w:rsidR="00000000" w:rsidRPr="00000000">
                  <w:rPr>
                    <w:rtl w:val="0"/>
                  </w:rPr>
                  <w:t xml:space="preserve"> more time</w:t>
                </w:r>
                <w:sdt>
                  <w:sdtPr>
                    <w:id w:val="1247371849"/>
                    <w:tag w:val="goog_rdk_135"/>
                  </w:sdtPr>
                  <w:sdtContent>
                    <w:ins w:author="Hồng Điệp Võ" w:id="67" w:date="2026-05-13T15:26:46Z">
                      <w:r w:rsidDel="00000000" w:rsidR="00000000" w:rsidRPr="00000000">
                        <w:rPr>
                          <w:rtl w:val="0"/>
                        </w:rPr>
                        <w:t xml:space="preserve"> </w:t>
                      </w:r>
                    </w:ins>
                    <w:sdt>
                      <w:sdtPr>
                        <w:id w:val="-1912952172"/>
                        <w:tag w:val="goog_rdk_136"/>
                      </w:sdtPr>
                      <w:sdtContent>
                        <w:ins w:author="Hồng Điệp Võ" w:id="67" w:date="2026-05-13T15:26:46Z">
                          <w:r w:rsidDel="00000000" w:rsidR="00000000" w:rsidRPr="00000000">
                            <w:rPr>
                              <w:rtl w:val="0"/>
                              <w:rPrChange w:author="Hồng Điệp Võ" w:id="68" w:date="2026-05-13T15:26:46Z">
                                <w:rPr/>
                              </w:rPrChange>
                            </w:rPr>
                            <w:t xml:space="preserve">than reading hundreds of pages</w:t>
                          </w:r>
                        </w:ins>
                      </w:sdtContent>
                    </w:sdt>
                    <w:ins w:author="Hồng Điệp Võ" w:id="67" w:date="2026-05-13T15:26:46Z"/>
                  </w:sdtContent>
                </w:sdt>
                <w:r w:rsidDel="00000000" w:rsidR="00000000" w:rsidRPr="00000000">
                  <w:rPr>
                    <w:rtl w:val="0"/>
                  </w:rPr>
                  <w:t xml:space="preserve">. </w:t>
                </w:r>
                <w:sdt>
                  <w:sdtPr>
                    <w:id w:val="2087479944"/>
                    <w:tag w:val="goog_rdk_137"/>
                  </w:sdtPr>
                  <w:sdtContent>
                    <w:ins w:author="Hồng Điệp Võ" w:id="69" w:date="2026-05-13T15:27:15Z"/>
                    <w:sdt>
                      <w:sdtPr>
                        <w:id w:val="1182625971"/>
                        <w:tag w:val="goog_rdk_138"/>
                      </w:sdtPr>
                      <w:sdtContent>
                        <w:ins w:author="Hồng Điệp Võ" w:id="69" w:date="2026-05-13T15:27:15Z">
                          <w:r w:rsidDel="00000000" w:rsidR="00000000" w:rsidRPr="00000000">
                            <w:rPr>
                              <w:rtl w:val="0"/>
                              <w:rPrChange w:author="Hồng Điệp Võ" w:id="70" w:date="2026-05-13T15:27:15Z">
                                <w:rPr/>
                              </w:rPrChange>
                            </w:rPr>
                            <w:t xml:space="preserve">Moreover, </w:t>
                          </w:r>
                        </w:ins>
                      </w:sdtContent>
                    </w:sdt>
                    <w:ins w:author="Hồng Điệp Võ" w:id="69" w:date="2026-05-13T15:27:15Z"/>
                  </w:sdtContent>
                </w:sdt>
                <w:r w:rsidDel="00000000" w:rsidR="00000000" w:rsidRPr="00000000">
                  <w:rPr>
                    <w:rtl w:val="0"/>
                  </w:rPr>
                  <w:t xml:space="preserve">It can be enjoyable</w:t>
                </w:r>
                <w:sdt>
                  <w:sdtPr>
                    <w:id w:val="-1762257976"/>
                    <w:tag w:val="goog_rdk_139"/>
                  </w:sdtPr>
                  <w:sdtContent>
                    <w:ins w:author="Hồng Điệp Võ" w:id="71" w:date="2026-05-13T15:27:22Z">
                      <w:r w:rsidDel="00000000" w:rsidR="00000000" w:rsidRPr="00000000">
                        <w:rPr>
                          <w:rtl w:val="0"/>
                        </w:rPr>
                        <w:t xml:space="preserve"> </w:t>
                      </w:r>
                    </w:ins>
                    <w:sdt>
                      <w:sdtPr>
                        <w:id w:val="931299424"/>
                        <w:tag w:val="goog_rdk_140"/>
                      </w:sdtPr>
                      <w:sdtContent>
                        <w:ins w:author="Hồng Điệp Võ" w:id="71" w:date="2026-05-13T15:27:22Z">
                          <w:r w:rsidDel="00000000" w:rsidR="00000000" w:rsidRPr="00000000">
                            <w:rPr>
                              <w:rtl w:val="0"/>
                              <w:rPrChange w:author="Hồng Điệp Võ" w:id="72" w:date="2026-05-13T15:27:22Z">
                                <w:rPr/>
                              </w:rPrChange>
                            </w:rPr>
                            <w:t xml:space="preserve">and </w:t>
                          </w:r>
                        </w:ins>
                      </w:sdtContent>
                    </w:sdt>
                    <w:ins w:author="Hồng Điệp Võ" w:id="71" w:date="2026-05-13T15:27:22Z"/>
                  </w:sdtContent>
                </w:sdt>
                <w:sdt>
                  <w:sdtPr>
                    <w:id w:val="-1279995942"/>
                    <w:tag w:val="goog_rdk_141"/>
                  </w:sdtPr>
                  <w:sdtContent>
                    <w:del w:author="Hồng Điệp Võ" w:id="71" w:date="2026-05-13T15:27:22Z">
                      <w:r w:rsidDel="00000000" w:rsidR="00000000" w:rsidRPr="00000000">
                        <w:rPr>
                          <w:rtl w:val="0"/>
                        </w:rPr>
                        <w:delText xml:space="preserve">, </w:delText>
                      </w:r>
                    </w:del>
                  </w:sdtContent>
                </w:sdt>
                <w:sdt>
                  <w:sdtPr>
                    <w:id w:val="296129080"/>
                    <w:tag w:val="goog_rdk_142"/>
                  </w:sdtPr>
                  <w:sdtContent>
                    <w:ins w:author="Hồng Điệp Võ" w:id="71" w:date="2026-05-13T15:27:22Z"/>
                    <w:sdt>
                      <w:sdtPr>
                        <w:id w:val="-970305232"/>
                        <w:tag w:val="goog_rdk_143"/>
                      </w:sdtPr>
                      <w:sdtContent>
                        <w:ins w:author="Hồng Điệp Võ" w:id="71" w:date="2026-05-13T15:27:22Z">
                          <w:r w:rsidDel="00000000" w:rsidR="00000000" w:rsidRPr="00000000">
                            <w:rPr>
                              <w:rtl w:val="0"/>
                              <w:rPrChange w:author="Hồng Điệp Võ" w:id="72" w:date="2026-05-13T15:27:22Z">
                                <w:rPr/>
                              </w:rPrChange>
                            </w:rPr>
                            <w:t xml:space="preserve">allows me to </w:t>
                          </w:r>
                        </w:ins>
                      </w:sdtContent>
                    </w:sdt>
                    <w:ins w:author="Hồng Điệp Võ" w:id="71" w:date="2026-05-13T15:27:22Z">
                      <w:sdt>
                        <w:sdtPr>
                          <w:id w:val="-991934575"/>
                          <w:tag w:val="goog_rdk_144"/>
                        </w:sdtPr>
                        <w:sdtContent>
                          <w:del w:author="Hồng Điệp Võ" w:id="71" w:date="2026-05-13T15:27:22Z">
                            <w:sdt>
                              <w:sdtPr>
                                <w:id w:val="1363287808"/>
                                <w:tag w:val="goog_rdk_145"/>
                              </w:sdtPr>
                              <w:sdtContent>
                                <w:r w:rsidDel="00000000" w:rsidR="00000000" w:rsidRPr="00000000">
                                  <w:rPr>
                                    <w:rtl w:val="0"/>
                                    <w:rPrChange w:author="Hồng Điệp Võ" w:id="72" w:date="2026-05-13T15:27:22Z">
                                      <w:rPr/>
                                    </w:rPrChange>
                                  </w:rPr>
                                  <w:delText xml:space="preserve"> </w:delText>
                                </w:r>
                              </w:sdtContent>
                            </w:sdt>
                          </w:del>
                        </w:sdtContent>
                      </w:sdt>
                    </w:ins>
                  </w:sdtContent>
                </w:sdt>
                <w:sdt>
                  <w:sdtPr>
                    <w:id w:val="-1491272840"/>
                    <w:tag w:val="goog_rdk_146"/>
                  </w:sdtPr>
                  <w:sdtContent>
                    <w:del w:author="Hồng Điệp Võ" w:id="71" w:date="2026-05-13T15:27:22Z"/>
                    <w:sdt>
                      <w:sdtPr>
                        <w:id w:val="-313476298"/>
                        <w:tag w:val="goog_rdk_147"/>
                      </w:sdtPr>
                      <w:sdtContent>
                        <w:del w:author="Hồng Điệp Võ" w:id="71" w:date="2026-05-13T15:27:22Z">
                          <w:r w:rsidDel="00000000" w:rsidR="00000000" w:rsidRPr="00000000">
                            <w:rPr>
                              <w:rtl w:val="0"/>
                              <w:rPrChange w:author="Hồng Điệp Võ" w:id="72" w:date="2026-05-13T15:27:22Z">
                                <w:rPr/>
                              </w:rPrChange>
                            </w:rPr>
                            <w:delText xml:space="preserve">it also </w:delText>
                          </w:r>
                        </w:del>
                      </w:sdtContent>
                    </w:sdt>
                    <w:del w:author="Hồng Điệp Võ" w:id="71" w:date="2026-05-13T15:27:22Z"/>
                  </w:sdtContent>
                </w:sdt>
                <w:r w:rsidDel="00000000" w:rsidR="00000000" w:rsidRPr="00000000">
                  <w:rPr>
                    <w:rtl w:val="0"/>
                  </w:rPr>
                  <w:t xml:space="preserve">broaden</w:t>
                </w:r>
                <w:sdt>
                  <w:sdtPr>
                    <w:id w:val="1019794431"/>
                    <w:tag w:val="goog_rdk_148"/>
                  </w:sdtPr>
                  <w:sdtContent>
                    <w:del w:author="Hồng Điệp Võ" w:id="73" w:date="2026-05-13T15:27:31Z">
                      <w:r w:rsidDel="00000000" w:rsidR="00000000" w:rsidRPr="00000000">
                        <w:rPr>
                          <w:rtl w:val="0"/>
                        </w:rPr>
                        <w:delText xml:space="preserve">s</w:delText>
                      </w:r>
                    </w:del>
                  </w:sdtContent>
                </w:sdt>
                <w:r w:rsidDel="00000000" w:rsidR="00000000" w:rsidRPr="00000000">
                  <w:rPr>
                    <w:rtl w:val="0"/>
                  </w:rPr>
                  <w:t xml:space="preserve"> my knowledge if I watch educational content. However, I still read book</w:t>
                </w:r>
                <w:sdt>
                  <w:sdtPr>
                    <w:id w:val="-534969059"/>
                    <w:tag w:val="goog_rdk_149"/>
                  </w:sdtPr>
                  <w:sdtContent>
                    <w:ins w:author="Hồng Điệp Võ" w:id="74" w:date="2026-05-13T15:27:37Z">
                      <w:r w:rsidDel="00000000" w:rsidR="00000000" w:rsidRPr="00000000">
                        <w:rPr>
                          <w:rtl w:val="0"/>
                        </w:rPr>
                        <w:t xml:space="preserve">s</w:t>
                      </w:r>
                    </w:ins>
                  </w:sdtContent>
                </w:sdt>
                <w:r w:rsidDel="00000000" w:rsidR="00000000" w:rsidRPr="00000000">
                  <w:rPr>
                    <w:rtl w:val="0"/>
                  </w:rPr>
                  <w:t xml:space="preserve"> If I have more </w:t>
                </w:r>
                <w:sdt>
                  <w:sdtPr>
                    <w:id w:val="103607462"/>
                    <w:tag w:val="goog_rdk_150"/>
                  </w:sdtPr>
                  <w:sdtContent>
                    <w:ins w:author="Hồng Điệp Võ" w:id="75" w:date="2026-05-13T15:29:28Z"/>
                    <w:sdt>
                      <w:sdtPr>
                        <w:id w:val="93117256"/>
                        <w:tag w:val="goog_rdk_151"/>
                      </w:sdtPr>
                      <w:sdtContent>
                        <w:ins w:author="Hồng Điệp Võ" w:id="75" w:date="2026-05-13T15:29:28Z">
                          <w:r w:rsidDel="00000000" w:rsidR="00000000" w:rsidRPr="00000000">
                            <w:rPr>
                              <w:rtl w:val="0"/>
                              <w:rPrChange w:author="Hồng Điệp Võ" w:id="76" w:date="2026-05-13T15:29:28Z">
                                <w:rPr/>
                              </w:rPrChange>
                            </w:rPr>
                            <w:t xml:space="preserve">time </w:t>
                          </w:r>
                        </w:ins>
                      </w:sdtContent>
                    </w:sdt>
                    <w:ins w:author="Hồng Điệp Võ" w:id="75" w:date="2026-05-13T15:29:28Z">
                      <w:sdt>
                        <w:sdtPr>
                          <w:id w:val="2011669583"/>
                          <w:tag w:val="goog_rdk_152"/>
                        </w:sdtPr>
                        <w:sdtContent>
                          <w:del w:author="Hồng Điệp Võ" w:id="75" w:date="2026-05-13T15:29:28Z">
                            <w:sdt>
                              <w:sdtPr>
                                <w:id w:val="-475454916"/>
                                <w:tag w:val="goog_rdk_153"/>
                              </w:sdtPr>
                              <w:sdtContent>
                                <w:r w:rsidDel="00000000" w:rsidR="00000000" w:rsidRPr="00000000">
                                  <w:rPr>
                                    <w:rtl w:val="0"/>
                                    <w:rPrChange w:author="Hồng Điệp Võ" w:id="76" w:date="2026-05-13T15:29:28Z">
                                      <w:rPr/>
                                    </w:rPrChange>
                                  </w:rPr>
                                  <w:delText xml:space="preserve"> </w:delText>
                                </w:r>
                              </w:sdtContent>
                            </w:sdt>
                          </w:del>
                        </w:sdtContent>
                      </w:sdt>
                    </w:ins>
                  </w:sdtContent>
                </w:sdt>
                <w:sdt>
                  <w:sdtPr>
                    <w:id w:val="1550872070"/>
                    <w:tag w:val="goog_rdk_154"/>
                  </w:sdtPr>
                  <w:sdtContent>
                    <w:del w:author="Hồng Điệp Võ" w:id="75" w:date="2026-05-13T15:29:28Z"/>
                    <w:sdt>
                      <w:sdtPr>
                        <w:id w:val="1060941152"/>
                        <w:tag w:val="goog_rdk_155"/>
                      </w:sdtPr>
                      <w:sdtContent>
                        <w:del w:author="Hồng Điệp Võ" w:id="75" w:date="2026-05-13T15:29:28Z">
                          <w:r w:rsidDel="00000000" w:rsidR="00000000" w:rsidRPr="00000000">
                            <w:rPr>
                              <w:rtl w:val="0"/>
                              <w:rPrChange w:author="Hồng Điệp Võ" w:id="76" w:date="2026-05-13T15:29:28Z">
                                <w:rPr/>
                              </w:rPrChange>
                            </w:rPr>
                            <w:delText xml:space="preserve">times</w:delText>
                          </w:r>
                        </w:del>
                      </w:sdtContent>
                    </w:sdt>
                    <w:del w:author="Hồng Điệp Võ" w:id="75" w:date="2026-05-13T15:29:28Z"/>
                  </w:sdtContent>
                </w:sdt>
                <w:r w:rsidDel="00000000" w:rsidR="00000000" w:rsidRPr="00000000">
                  <w:rPr>
                    <w:rtl w:val="0"/>
                  </w:rPr>
                  <w:t xml:space="preserve"> because it helps me learn more new things </w:t>
                </w:r>
                <w:sdt>
                  <w:sdtPr>
                    <w:id w:val="-1176916003"/>
                    <w:tag w:val="goog_rdk_156"/>
                  </w:sdtPr>
                  <w:sdtContent>
                    <w:del w:author="Hồng Điệp Võ" w:id="77" w:date="2026-05-13T15:29:36Z">
                      <w:r w:rsidDel="00000000" w:rsidR="00000000" w:rsidRPr="00000000">
                        <w:rPr>
                          <w:rtl w:val="0"/>
                        </w:rPr>
                        <w:delText xml:space="preserve">freetimes</w:delText>
                      </w:r>
                    </w:del>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Honestly, I don’t really like either of them because I am quite busy and prefer outdoor activities. However, If I had to choose, I would prefer reading books. The main reason is that books helps me broaden my horizons and learn new things at my own pace. Although, watching TV is more entertaining, I still feel that reading book</w:t>
                </w:r>
                <w:sdt>
                  <w:sdtPr>
                    <w:id w:val="-762004532"/>
                    <w:tag w:val="goog_rdk_157"/>
                  </w:sdtPr>
                  <w:sdtContent>
                    <w:ins w:author="Hồng Điệp Võ" w:id="78" w:date="2026-05-13T15:30:25Z">
                      <w:r w:rsidDel="00000000" w:rsidR="00000000" w:rsidRPr="00000000">
                        <w:rPr>
                          <w:rtl w:val="0"/>
                        </w:rPr>
                        <w:t xml:space="preserve">s</w:t>
                      </w:r>
                    </w:ins>
                  </w:sdtContent>
                </w:sdt>
                <w:r w:rsidDel="00000000" w:rsidR="00000000" w:rsidRPr="00000000">
                  <w:rPr>
                    <w:rtl w:val="0"/>
                  </w:rPr>
                  <w:t xml:space="preserve"> is more meaningful for me.</w:t>
                </w:r>
              </w:p>
            </w:tc>
          </w:tr>
        </w:tbl>
      </w:sdtContent>
    </w:sdt>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40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 you prefer shopping online or in stores?</w:t>
      </w:r>
    </w:p>
    <w:p w:rsidR="00000000" w:rsidDel="00000000" w:rsidP="00000000" w:rsidRDefault="00000000" w:rsidRPr="00000000" w14:paraId="000000DB">
      <w:pPr>
        <w:rPr/>
      </w:pPr>
      <w:r w:rsidDel="00000000" w:rsidR="00000000" w:rsidRPr="00000000">
        <w:rPr>
          <w:rtl w:val="0"/>
        </w:rPr>
        <w:t xml:space="preserve">I prefer … because …. I don’t need to …. I can easily …. However, sometimes I still ….</w:t>
      </w:r>
    </w:p>
    <w:sdt>
      <w:sdtPr>
        <w:lock w:val="contentLocked"/>
        <w:id w:val="1030021010"/>
        <w:tag w:val="goog_rdk_211"/>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prefer shopping online because it is more covenient and time efficient. For example, When I buy </w:t>
                </w:r>
                <w:sdt>
                  <w:sdtPr>
                    <w:id w:val="-853476917"/>
                    <w:tag w:val="goog_rdk_159"/>
                  </w:sdtPr>
                  <w:sdtContent>
                    <w:ins w:author="Hồng Điệp Võ" w:id="79" w:date="2026-05-13T15:50:53Z"/>
                    <w:sdt>
                      <w:sdtPr>
                        <w:id w:val="-2008840352"/>
                        <w:tag w:val="goog_rdk_160"/>
                      </w:sdtPr>
                      <w:sdtContent>
                        <w:ins w:author="Hồng Điệp Võ" w:id="79" w:date="2026-05-13T15:50:53Z">
                          <w:r w:rsidDel="00000000" w:rsidR="00000000" w:rsidRPr="00000000">
                            <w:rPr>
                              <w:rtl w:val="0"/>
                              <w:rPrChange w:author="Hồng Điệp Võ" w:id="80" w:date="2026-05-13T15:50:53Z">
                                <w:rPr/>
                              </w:rPrChange>
                            </w:rPr>
                            <w:t xml:space="preserve">things </w:t>
                          </w:r>
                        </w:ins>
                      </w:sdtContent>
                    </w:sdt>
                    <w:ins w:author="Hồng Điệp Võ" w:id="79" w:date="2026-05-13T15:50:53Z"/>
                  </w:sdtContent>
                </w:sdt>
                <w:r w:rsidDel="00000000" w:rsidR="00000000" w:rsidRPr="00000000">
                  <w:rPr>
                    <w:rtl w:val="0"/>
                  </w:rPr>
                  <w:t xml:space="preserve">online, I can order with my phone  instead of going to the stores. However, sometime</w:t>
                </w:r>
                <w:sdt>
                  <w:sdtPr>
                    <w:id w:val="-1675870133"/>
                    <w:tag w:val="goog_rdk_161"/>
                  </w:sdtPr>
                  <w:sdtContent>
                    <w:ins w:author="Hồng Điệp Võ" w:id="81" w:date="2026-05-13T15:48:28Z">
                      <w:r w:rsidDel="00000000" w:rsidR="00000000" w:rsidRPr="00000000">
                        <w:rPr>
                          <w:rtl w:val="0"/>
                        </w:rPr>
                        <w:t xml:space="preserve">s</w:t>
                      </w:r>
                    </w:ins>
                  </w:sdtContent>
                </w:sdt>
                <w:r w:rsidDel="00000000" w:rsidR="00000000" w:rsidRPr="00000000">
                  <w:rPr>
                    <w:rtl w:val="0"/>
                  </w:rPr>
                  <w:t xml:space="preserve"> I still </w:t>
                </w:r>
                <w:sdt>
                  <w:sdtPr>
                    <w:id w:val="-424229726"/>
                    <w:tag w:val="goog_rdk_162"/>
                  </w:sdtPr>
                  <w:sdtContent>
                    <w:ins w:author="Hồng Điệp Võ" w:id="82" w:date="2026-05-13T15:48:36Z"/>
                    <w:sdt>
                      <w:sdtPr>
                        <w:id w:val="-1186561798"/>
                        <w:tag w:val="goog_rdk_163"/>
                      </w:sdtPr>
                      <w:sdtContent>
                        <w:ins w:author="Hồng Điệp Võ" w:id="82" w:date="2026-05-13T15:48:36Z">
                          <w:r w:rsidDel="00000000" w:rsidR="00000000" w:rsidRPr="00000000">
                            <w:rPr>
                              <w:rtl w:val="0"/>
                              <w:rPrChange w:author="Hồng Điệp Võ" w:id="83" w:date="2026-05-13T15:48:36Z">
                                <w:rPr/>
                              </w:rPrChange>
                            </w:rPr>
                            <w:t xml:space="preserve">go to</w:t>
                          </w:r>
                        </w:ins>
                      </w:sdtContent>
                    </w:sdt>
                    <w:ins w:author="Hồng Điệp Võ" w:id="82" w:date="2026-05-13T15:48:36Z">
                      <w:sdt>
                        <w:sdtPr>
                          <w:id w:val="169656702"/>
                          <w:tag w:val="goog_rdk_164"/>
                        </w:sdtPr>
                        <w:sdtContent>
                          <w:del w:author="Hồng Điệp Võ" w:id="82" w:date="2026-05-13T15:48:36Z">
                            <w:sdt>
                              <w:sdtPr>
                                <w:id w:val="541825148"/>
                                <w:tag w:val="goog_rdk_165"/>
                              </w:sdtPr>
                              <w:sdtContent>
                                <w:r w:rsidDel="00000000" w:rsidR="00000000" w:rsidRPr="00000000">
                                  <w:rPr>
                                    <w:rtl w:val="0"/>
                                    <w:rPrChange w:author="Hồng Điệp Võ" w:id="83" w:date="2026-05-13T15:48:36Z">
                                      <w:rPr/>
                                    </w:rPrChange>
                                  </w:rPr>
                                  <w:delText xml:space="preserve"> </w:delText>
                                </w:r>
                              </w:sdtContent>
                            </w:sdt>
                          </w:del>
                        </w:sdtContent>
                      </w:sdt>
                    </w:ins>
                  </w:sdtContent>
                </w:sdt>
                <w:sdt>
                  <w:sdtPr>
                    <w:id w:val="-12513579"/>
                    <w:tag w:val="goog_rdk_166"/>
                  </w:sdtPr>
                  <w:sdtContent>
                    <w:del w:author="Hồng Điệp Võ" w:id="82" w:date="2026-05-13T15:48:36Z"/>
                    <w:sdt>
                      <w:sdtPr>
                        <w:id w:val="-856034172"/>
                        <w:tag w:val="goog_rdk_167"/>
                      </w:sdtPr>
                      <w:sdtContent>
                        <w:del w:author="Hồng Điệp Võ" w:id="82" w:date="2026-05-13T15:48:36Z">
                          <w:r w:rsidDel="00000000" w:rsidR="00000000" w:rsidRPr="00000000">
                            <w:rPr>
                              <w:rtl w:val="0"/>
                              <w:rPrChange w:author="Hồng Điệp Võ" w:id="83" w:date="2026-05-13T15:48:36Z">
                                <w:rPr/>
                              </w:rPrChange>
                            </w:rPr>
                            <w:delText xml:space="preserve">shopping</w:delText>
                          </w:r>
                        </w:del>
                      </w:sdtContent>
                    </w:sdt>
                    <w:del w:author="Hồng Điệp Võ" w:id="82" w:date="2026-05-13T15:48:36Z"/>
                  </w:sdtContent>
                </w:sdt>
                <w:r w:rsidDel="00000000" w:rsidR="00000000" w:rsidRPr="00000000">
                  <w:rPr>
                    <w:rtl w:val="0"/>
                  </w:rPr>
                  <w:t xml:space="preserve"> </w:t>
                </w:r>
                <w:sdt>
                  <w:sdtPr>
                    <w:id w:val="-1567966894"/>
                    <w:tag w:val="goog_rdk_168"/>
                  </w:sdtPr>
                  <w:sdtContent>
                    <w:del w:author="Hồng Điệp Võ" w:id="84" w:date="2026-05-13T15:48:42Z">
                      <w:r w:rsidDel="00000000" w:rsidR="00000000" w:rsidRPr="00000000">
                        <w:rPr>
                          <w:rtl w:val="0"/>
                        </w:rPr>
                        <w:delText xml:space="preserve">in </w:delText>
                      </w:r>
                    </w:del>
                  </w:sdtContent>
                </w:sdt>
                <w:r w:rsidDel="00000000" w:rsidR="00000000" w:rsidRPr="00000000">
                  <w:rPr>
                    <w:rtl w:val="0"/>
                  </w:rPr>
                  <w:t xml:space="preserve">stores with my friend on weekend to lift my mood after a week of intense studying.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prefer shopping online because I don’t need to go out </w:t>
                </w:r>
                <w:sdt>
                  <w:sdtPr>
                    <w:id w:val="-1356379668"/>
                    <w:tag w:val="goog_rdk_169"/>
                  </w:sdtPr>
                  <w:sdtContent>
                    <w:ins w:author="Hồng Điệp Võ" w:id="85" w:date="2026-05-13T15:43:17Z"/>
                    <w:sdt>
                      <w:sdtPr>
                        <w:id w:val="1531564141"/>
                        <w:tag w:val="goog_rdk_170"/>
                      </w:sdtPr>
                      <w:sdtContent>
                        <w:ins w:author="Hồng Điệp Võ" w:id="85" w:date="2026-05-13T15:43:17Z">
                          <w:r w:rsidDel="00000000" w:rsidR="00000000" w:rsidRPr="00000000">
                            <w:rPr>
                              <w:rtl w:val="0"/>
                              <w:rPrChange w:author="Hồng Điệp Võ" w:id="86" w:date="2026-05-13T15:43:17Z">
                                <w:rPr/>
                              </w:rPrChange>
                            </w:rPr>
                            <w:t xml:space="preserve">to buy </w:t>
                          </w:r>
                        </w:ins>
                      </w:sdtContent>
                    </w:sdt>
                    <w:ins w:author="Hồng Điệp Võ" w:id="85" w:date="2026-05-13T15:43:17Z">
                      <w:sdt>
                        <w:sdtPr>
                          <w:id w:val="-1269775538"/>
                          <w:tag w:val="goog_rdk_171"/>
                        </w:sdtPr>
                        <w:sdtContent>
                          <w:del w:author="Hồng Điệp Võ" w:id="85" w:date="2026-05-13T15:43:17Z">
                            <w:sdt>
                              <w:sdtPr>
                                <w:id w:val="-874209485"/>
                                <w:tag w:val="goog_rdk_172"/>
                              </w:sdtPr>
                              <w:sdtContent>
                                <w:r w:rsidDel="00000000" w:rsidR="00000000" w:rsidRPr="00000000">
                                  <w:rPr>
                                    <w:rtl w:val="0"/>
                                    <w:rPrChange w:author="Hồng Điệp Võ" w:id="86" w:date="2026-05-13T15:43:17Z">
                                      <w:rPr/>
                                    </w:rPrChange>
                                  </w:rPr>
                                  <w:delText xml:space="preserve"> </w:delText>
                                </w:r>
                              </w:sdtContent>
                            </w:sdt>
                          </w:del>
                        </w:sdtContent>
                      </w:sdt>
                    </w:ins>
                  </w:sdtContent>
                </w:sdt>
                <w:sdt>
                  <w:sdtPr>
                    <w:id w:val="1978100325"/>
                    <w:tag w:val="goog_rdk_173"/>
                  </w:sdtPr>
                  <w:sdtContent>
                    <w:del w:author="Hồng Điệp Võ" w:id="85" w:date="2026-05-13T15:43:17Z"/>
                    <w:sdt>
                      <w:sdtPr>
                        <w:id w:val="-22647585"/>
                        <w:tag w:val="goog_rdk_174"/>
                      </w:sdtPr>
                      <w:sdtContent>
                        <w:del w:author="Hồng Điệp Võ" w:id="85" w:date="2026-05-13T15:43:17Z">
                          <w:r w:rsidDel="00000000" w:rsidR="00000000" w:rsidRPr="00000000">
                            <w:rPr>
                              <w:rtl w:val="0"/>
                              <w:rPrChange w:author="Hồng Điệp Võ" w:id="86" w:date="2026-05-13T15:43:17Z">
                                <w:rPr/>
                              </w:rPrChange>
                            </w:rPr>
                            <w:delText xml:space="preserve">buying</w:delText>
                          </w:r>
                        </w:del>
                      </w:sdtContent>
                    </w:sdt>
                    <w:del w:author="Hồng Điệp Võ" w:id="85" w:date="2026-05-13T15:43:17Z"/>
                  </w:sdtContent>
                </w:sdt>
                <w:r w:rsidDel="00000000" w:rsidR="00000000" w:rsidRPr="00000000">
                  <w:rPr>
                    <w:rtl w:val="0"/>
                  </w:rPr>
                  <w:t xml:space="preserve"> stuff. </w:t>
                </w:r>
                <w:sdt>
                  <w:sdtPr>
                    <w:id w:val="1292939922"/>
                    <w:tag w:val="goog_rdk_175"/>
                  </w:sdtPr>
                  <w:sdtContent>
                    <w:ins w:author="Hồng Điệp Võ" w:id="87" w:date="2026-05-13T15:49:38Z"/>
                    <w:sdt>
                      <w:sdtPr>
                        <w:id w:val="1891292197"/>
                        <w:tag w:val="goog_rdk_176"/>
                      </w:sdtPr>
                      <w:sdtContent>
                        <w:ins w:author="Hồng Điệp Võ" w:id="87" w:date="2026-05-13T15:49:38Z">
                          <w:r w:rsidDel="00000000" w:rsidR="00000000" w:rsidRPr="00000000">
                            <w:rPr>
                              <w:rtl w:val="0"/>
                              <w:rPrChange w:author="Hồng Điệp Võ" w:id="88" w:date="2026-05-13T15:49:38Z">
                                <w:rPr/>
                              </w:rPrChange>
                            </w:rPr>
                            <w:t xml:space="preserve">Instead, </w:t>
                          </w:r>
                        </w:ins>
                      </w:sdtContent>
                    </w:sdt>
                    <w:ins w:author="Hồng Điệp Võ" w:id="87" w:date="2026-05-13T15:49:38Z"/>
                  </w:sdtContent>
                </w:sdt>
                <w:r w:rsidDel="00000000" w:rsidR="00000000" w:rsidRPr="00000000">
                  <w:rPr>
                    <w:rtl w:val="0"/>
                  </w:rPr>
                  <w:t xml:space="preserve">I can easily to order my favorite things at home. However, sometimes I still go to store</w:t>
                </w:r>
                <w:sdt>
                  <w:sdtPr>
                    <w:id w:val="-1129422288"/>
                    <w:tag w:val="goog_rdk_177"/>
                  </w:sdtPr>
                  <w:sdtContent>
                    <w:ins w:author="Hồng Điệp Võ" w:id="89" w:date="2026-05-13T15:43:08Z">
                      <w:r w:rsidDel="00000000" w:rsidR="00000000" w:rsidRPr="00000000">
                        <w:rPr>
                          <w:rtl w:val="0"/>
                        </w:rPr>
                        <w:t xml:space="preserve">s</w:t>
                      </w:r>
                    </w:ins>
                  </w:sdtContent>
                </w:sdt>
                <w:r w:rsidDel="00000000" w:rsidR="00000000" w:rsidRPr="00000000">
                  <w:rPr>
                    <w:rtl w:val="0"/>
                  </w:rPr>
                  <w:t xml:space="preserve"> if I want to try on clothes or see what exact </w:t>
                </w:r>
                <w:sdt>
                  <w:sdtPr>
                    <w:id w:val="-2114058342"/>
                    <w:tag w:val="goog_rdk_178"/>
                  </w:sdtPr>
                  <w:sdtContent>
                    <w:ins w:author="Hồng Điệp Võ" w:id="90" w:date="2026-05-13T15:42:52Z"/>
                    <w:sdt>
                      <w:sdtPr>
                        <w:id w:val="-2147464862"/>
                        <w:tag w:val="goog_rdk_179"/>
                      </w:sdtPr>
                      <w:sdtContent>
                        <w:ins w:author="Hồng Điệp Võ" w:id="90" w:date="2026-05-13T15:42:52Z">
                          <w:r w:rsidDel="00000000" w:rsidR="00000000" w:rsidRPr="00000000">
                            <w:rPr>
                              <w:rtl w:val="0"/>
                              <w:rPrChange w:author="Hồng Điệp Võ" w:id="91" w:date="2026-05-13T15:42:52Z">
                                <w:rPr/>
                              </w:rPrChange>
                            </w:rPr>
                            <w:t xml:space="preserve">the product</w:t>
                          </w:r>
                        </w:ins>
                      </w:sdtContent>
                    </w:sdt>
                    <w:ins w:author="Hồng Điệp Võ" w:id="90" w:date="2026-05-13T15:42:52Z">
                      <w:sdt>
                        <w:sdtPr>
                          <w:id w:val="570137045"/>
                          <w:tag w:val="goog_rdk_180"/>
                        </w:sdtPr>
                        <w:sdtContent>
                          <w:del w:author="Hồng Điệp Võ" w:id="90" w:date="2026-05-13T15:42:52Z">
                            <w:sdt>
                              <w:sdtPr>
                                <w:id w:val="-94012046"/>
                                <w:tag w:val="goog_rdk_181"/>
                              </w:sdtPr>
                              <w:sdtContent>
                                <w:r w:rsidDel="00000000" w:rsidR="00000000" w:rsidRPr="00000000">
                                  <w:rPr>
                                    <w:rtl w:val="0"/>
                                    <w:rPrChange w:author="Hồng Điệp Võ" w:id="91" w:date="2026-05-13T15:42:52Z">
                                      <w:rPr/>
                                    </w:rPrChange>
                                  </w:rPr>
                                  <w:delText xml:space="preserve"> </w:delText>
                                </w:r>
                              </w:sdtContent>
                            </w:sdt>
                          </w:del>
                        </w:sdtContent>
                      </w:sdt>
                    </w:ins>
                  </w:sdtContent>
                </w:sdt>
                <w:sdt>
                  <w:sdtPr>
                    <w:id w:val="-973432611"/>
                    <w:tag w:val="goog_rdk_182"/>
                  </w:sdtPr>
                  <w:sdtContent>
                    <w:del w:author="Hồng Điệp Võ" w:id="90" w:date="2026-05-13T15:42:52Z"/>
                    <w:sdt>
                      <w:sdtPr>
                        <w:id w:val="451545603"/>
                        <w:tag w:val="goog_rdk_183"/>
                      </w:sdtPr>
                      <w:sdtContent>
                        <w:del w:author="Hồng Điệp Võ" w:id="90" w:date="2026-05-13T15:42:52Z">
                          <w:r w:rsidDel="00000000" w:rsidR="00000000" w:rsidRPr="00000000">
                            <w:rPr>
                              <w:rtl w:val="0"/>
                              <w:rPrChange w:author="Hồng Điệp Võ" w:id="91" w:date="2026-05-13T15:42:52Z">
                                <w:rPr/>
                              </w:rPrChange>
                            </w:rPr>
                            <w:delText xml:space="preserve">goods</w:delText>
                          </w:r>
                        </w:del>
                      </w:sdtContent>
                    </w:sdt>
                    <w:del w:author="Hồng Điệp Võ" w:id="90" w:date="2026-05-13T15:42:52Z"/>
                  </w:sdtContent>
                </w:sdt>
                <w:r w:rsidDel="00000000" w:rsidR="00000000" w:rsidRPr="00000000">
                  <w:rPr>
                    <w:rtl w:val="0"/>
                  </w:rPr>
                  <w:t xml:space="preserve">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prefer shopping online to shopping in stores mainly </w:t>
                </w:r>
                <w:sdt>
                  <w:sdtPr>
                    <w:id w:val="-1836117529"/>
                    <w:tag w:val="goog_rdk_184"/>
                  </w:sdtPr>
                  <w:sdtContent>
                    <w:ins w:author="Hồng Điệp Võ" w:id="92" w:date="2026-05-13T15:44:01Z"/>
                    <w:sdt>
                      <w:sdtPr>
                        <w:id w:val="262754246"/>
                        <w:tag w:val="goog_rdk_185"/>
                      </w:sdtPr>
                      <w:sdtContent>
                        <w:ins w:author="Hồng Điệp Võ" w:id="92" w:date="2026-05-13T15:44:01Z">
                          <w:r w:rsidDel="00000000" w:rsidR="00000000" w:rsidRPr="00000000">
                            <w:rPr>
                              <w:rtl w:val="0"/>
                              <w:rPrChange w:author="Hồng Điệp Võ" w:id="93" w:date="2026-05-13T15:44:01Z">
                                <w:rPr/>
                              </w:rPrChange>
                            </w:rPr>
                            <w:t xml:space="preserve">because </w:t>
                          </w:r>
                        </w:ins>
                      </w:sdtContent>
                    </w:sdt>
                    <w:ins w:author="Hồng Điệp Võ" w:id="92" w:date="2026-05-13T15:44:01Z">
                      <w:sdt>
                        <w:sdtPr>
                          <w:id w:val="1242977778"/>
                          <w:tag w:val="goog_rdk_186"/>
                        </w:sdtPr>
                        <w:sdtContent>
                          <w:del w:author="Hồng Điệp Võ" w:id="92" w:date="2026-05-13T15:44:01Z">
                            <w:sdt>
                              <w:sdtPr>
                                <w:id w:val="-522420597"/>
                                <w:tag w:val="goog_rdk_187"/>
                              </w:sdtPr>
                              <w:sdtContent>
                                <w:r w:rsidDel="00000000" w:rsidR="00000000" w:rsidRPr="00000000">
                                  <w:rPr>
                                    <w:rtl w:val="0"/>
                                    <w:rPrChange w:author="Hồng Điệp Võ" w:id="93" w:date="2026-05-13T15:44:01Z">
                                      <w:rPr/>
                                    </w:rPrChange>
                                  </w:rPr>
                                  <w:delText xml:space="preserve"> </w:delText>
                                </w:r>
                              </w:sdtContent>
                            </w:sdt>
                          </w:del>
                        </w:sdtContent>
                      </w:sdt>
                    </w:ins>
                  </w:sdtContent>
                </w:sdt>
                <w:sdt>
                  <w:sdtPr>
                    <w:id w:val="-1308325160"/>
                    <w:tag w:val="goog_rdk_188"/>
                  </w:sdtPr>
                  <w:sdtContent>
                    <w:del w:author="Hồng Điệp Võ" w:id="92" w:date="2026-05-13T15:44:01Z"/>
                    <w:sdt>
                      <w:sdtPr>
                        <w:id w:val="1827661572"/>
                        <w:tag w:val="goog_rdk_189"/>
                      </w:sdtPr>
                      <w:sdtContent>
                        <w:del w:author="Hồng Điệp Võ" w:id="92" w:date="2026-05-13T15:44:01Z">
                          <w:r w:rsidDel="00000000" w:rsidR="00000000" w:rsidRPr="00000000">
                            <w:rPr>
                              <w:rtl w:val="0"/>
                              <w:rPrChange w:author="Hồng Điệp Võ" w:id="93" w:date="2026-05-13T15:44:01Z">
                                <w:rPr/>
                              </w:rPrChange>
                            </w:rPr>
                            <w:delText xml:space="preserve">reason</w:delText>
                          </w:r>
                        </w:del>
                      </w:sdtContent>
                    </w:sdt>
                    <w:del w:author="Hồng Điệp Võ" w:id="92" w:date="2026-05-13T15:44:01Z"/>
                  </w:sdtContent>
                </w:sdt>
                <w:r w:rsidDel="00000000" w:rsidR="00000000" w:rsidRPr="00000000">
                  <w:rPr>
                    <w:rtl w:val="0"/>
                  </w:rPr>
                  <w:t xml:space="preserve"> </w:t>
                </w:r>
                <w:sdt>
                  <w:sdtPr>
                    <w:id w:val="1077896860"/>
                    <w:tag w:val="goog_rdk_190"/>
                  </w:sdtPr>
                  <w:sdtContent>
                    <w:ins w:author="Hồng Điệp Võ" w:id="94" w:date="2026-05-13T15:44:12Z"/>
                    <w:sdt>
                      <w:sdtPr>
                        <w:id w:val="1836126401"/>
                        <w:tag w:val="goog_rdk_191"/>
                      </w:sdtPr>
                      <w:sdtContent>
                        <w:ins w:author="Hồng Điệp Võ" w:id="94" w:date="2026-05-13T15:44:12Z">
                          <w:r w:rsidDel="00000000" w:rsidR="00000000" w:rsidRPr="00000000">
                            <w:rPr>
                              <w:rtl w:val="0"/>
                              <w:rPrChange w:author="Hồng Điệp Võ" w:id="95" w:date="2026-05-13T15:44:12Z">
                                <w:rPr/>
                              </w:rPrChange>
                            </w:rPr>
                            <w:t xml:space="preserve">it helps me </w:t>
                          </w:r>
                        </w:ins>
                      </w:sdtContent>
                    </w:sdt>
                    <w:ins w:author="Hồng Điệp Võ" w:id="94" w:date="2026-05-13T15:44:12Z">
                      <w:sdt>
                        <w:sdtPr>
                          <w:id w:val="-1725227139"/>
                          <w:tag w:val="goog_rdk_192"/>
                        </w:sdtPr>
                        <w:sdtContent>
                          <w:del w:author="Hồng Điệp Võ" w:id="94" w:date="2026-05-13T15:44:12Z">
                            <w:sdt>
                              <w:sdtPr>
                                <w:id w:val="-2091725580"/>
                                <w:tag w:val="goog_rdk_193"/>
                              </w:sdtPr>
                              <w:sdtContent>
                                <w:r w:rsidDel="00000000" w:rsidR="00000000" w:rsidRPr="00000000">
                                  <w:rPr>
                                    <w:rtl w:val="0"/>
                                    <w:rPrChange w:author="Hồng Điệp Võ" w:id="95" w:date="2026-05-13T15:44:12Z">
                                      <w:rPr/>
                                    </w:rPrChange>
                                  </w:rPr>
                                  <w:delText xml:space="preserve"> </w:delText>
                                </w:r>
                              </w:sdtContent>
                            </w:sdt>
                          </w:del>
                        </w:sdtContent>
                      </w:sdt>
                    </w:ins>
                  </w:sdtContent>
                </w:sdt>
                <w:sdt>
                  <w:sdtPr>
                    <w:id w:val="-1546916783"/>
                    <w:tag w:val="goog_rdk_194"/>
                  </w:sdtPr>
                  <w:sdtContent>
                    <w:del w:author="Hồng Điệp Võ" w:id="94" w:date="2026-05-13T15:44:12Z"/>
                    <w:sdt>
                      <w:sdtPr>
                        <w:id w:val="-1759267159"/>
                        <w:tag w:val="goog_rdk_195"/>
                      </w:sdtPr>
                      <w:sdtContent>
                        <w:del w:author="Hồng Điệp Võ" w:id="94" w:date="2026-05-13T15:44:12Z">
                          <w:r w:rsidDel="00000000" w:rsidR="00000000" w:rsidRPr="00000000">
                            <w:rPr>
                              <w:rtl w:val="0"/>
                              <w:rPrChange w:author="Hồng Điệp Võ" w:id="95" w:date="2026-05-13T15:44:12Z">
                                <w:rPr/>
                              </w:rPrChange>
                            </w:rPr>
                            <w:delText xml:space="preserve">is more</w:delText>
                          </w:r>
                        </w:del>
                      </w:sdtContent>
                    </w:sdt>
                    <w:del w:author="Hồng Điệp Võ" w:id="94" w:date="2026-05-13T15:44:12Z"/>
                  </w:sdtContent>
                </w:sdt>
                <w:r w:rsidDel="00000000" w:rsidR="00000000" w:rsidRPr="00000000">
                  <w:rPr>
                    <w:rtl w:val="0"/>
                  </w:rPr>
                  <w:t xml:space="preserve"> save </w:t>
                </w:r>
                <w:sdt>
                  <w:sdtPr>
                    <w:id w:val="1018143990"/>
                    <w:tag w:val="goog_rdk_196"/>
                  </w:sdtPr>
                  <w:sdtContent>
                    <w:ins w:author="Hồng Điệp Võ" w:id="96" w:date="2026-05-13T15:44:33Z"/>
                    <w:sdt>
                      <w:sdtPr>
                        <w:id w:val="-1566123702"/>
                        <w:tag w:val="goog_rdk_197"/>
                      </w:sdtPr>
                      <w:sdtContent>
                        <w:ins w:author="Hồng Điệp Võ" w:id="96" w:date="2026-05-13T15:44:33Z">
                          <w:r w:rsidDel="00000000" w:rsidR="00000000" w:rsidRPr="00000000">
                            <w:rPr>
                              <w:rtl w:val="0"/>
                              <w:rPrChange w:author="Hồng Điệp Võ" w:id="97" w:date="2026-05-13T15:44:33Z">
                                <w:rPr/>
                              </w:rPrChange>
                            </w:rPr>
                            <w:t xml:space="preserve">more </w:t>
                          </w:r>
                        </w:ins>
                      </w:sdtContent>
                    </w:sdt>
                    <w:ins w:author="Hồng Điệp Võ" w:id="96" w:date="2026-05-13T15:44:33Z"/>
                  </w:sdtContent>
                </w:sdt>
                <w:r w:rsidDel="00000000" w:rsidR="00000000" w:rsidRPr="00000000">
                  <w:rPr>
                    <w:rtl w:val="0"/>
                  </w:rPr>
                  <w:t xml:space="preserve">time. I can </w:t>
                </w:r>
                <w:sdt>
                  <w:sdtPr>
                    <w:id w:val="796415995"/>
                    <w:tag w:val="goog_rdk_198"/>
                  </w:sdtPr>
                  <w:sdtContent>
                    <w:ins w:author="Hồng Điệp Võ" w:id="98" w:date="2026-05-13T15:44:39Z"/>
                    <w:sdt>
                      <w:sdtPr>
                        <w:id w:val="-1274713201"/>
                        <w:tag w:val="goog_rdk_199"/>
                      </w:sdtPr>
                      <w:sdtContent>
                        <w:ins w:author="Hồng Điệp Võ" w:id="98" w:date="2026-05-13T15:44:39Z">
                          <w:r w:rsidDel="00000000" w:rsidR="00000000" w:rsidRPr="00000000">
                            <w:rPr>
                              <w:rtl w:val="0"/>
                              <w:rPrChange w:author="Hồng Điệp Võ" w:id="99" w:date="2026-05-13T15:44:39Z">
                                <w:rPr/>
                              </w:rPrChange>
                            </w:rPr>
                            <w:t xml:space="preserve">easily </w:t>
                          </w:r>
                        </w:ins>
                      </w:sdtContent>
                    </w:sdt>
                    <w:ins w:author="Hồng Điệp Võ" w:id="98" w:date="2026-05-13T15:44:39Z">
                      <w:sdt>
                        <w:sdtPr>
                          <w:id w:val="-2095453805"/>
                          <w:tag w:val="goog_rdk_200"/>
                        </w:sdtPr>
                        <w:sdtContent>
                          <w:del w:author="Hồng Điệp Võ" w:id="98" w:date="2026-05-13T15:44:39Z">
                            <w:sdt>
                              <w:sdtPr>
                                <w:id w:val="1389090375"/>
                                <w:tag w:val="goog_rdk_201"/>
                              </w:sdtPr>
                              <w:sdtContent>
                                <w:r w:rsidDel="00000000" w:rsidR="00000000" w:rsidRPr="00000000">
                                  <w:rPr>
                                    <w:rtl w:val="0"/>
                                    <w:rPrChange w:author="Hồng Điệp Võ" w:id="99" w:date="2026-05-13T15:44:39Z">
                                      <w:rPr/>
                                    </w:rPrChange>
                                  </w:rPr>
                                  <w:delText xml:space="preserve"> </w:delText>
                                </w:r>
                              </w:sdtContent>
                            </w:sdt>
                          </w:del>
                        </w:sdtContent>
                      </w:sdt>
                    </w:ins>
                  </w:sdtContent>
                </w:sdt>
                <w:sdt>
                  <w:sdtPr>
                    <w:id w:val="191500481"/>
                    <w:tag w:val="goog_rdk_202"/>
                  </w:sdtPr>
                  <w:sdtContent>
                    <w:del w:author="Hồng Điệp Võ" w:id="98" w:date="2026-05-13T15:44:39Z"/>
                    <w:sdt>
                      <w:sdtPr>
                        <w:id w:val="-2091680804"/>
                        <w:tag w:val="goog_rdk_203"/>
                      </w:sdtPr>
                      <w:sdtContent>
                        <w:del w:author="Hồng Điệp Võ" w:id="98" w:date="2026-05-13T15:44:39Z">
                          <w:r w:rsidDel="00000000" w:rsidR="00000000" w:rsidRPr="00000000">
                            <w:rPr>
                              <w:rtl w:val="0"/>
                              <w:rPrChange w:author="Hồng Điệp Võ" w:id="99" w:date="2026-05-13T15:44:39Z">
                                <w:rPr/>
                              </w:rPrChange>
                            </w:rPr>
                            <w:delText xml:space="preserve">easy</w:delText>
                          </w:r>
                        </w:del>
                      </w:sdtContent>
                    </w:sdt>
                    <w:del w:author="Hồng Điệp Võ" w:id="98" w:date="2026-05-13T15:44:39Z"/>
                  </w:sdtContent>
                </w:sdt>
                <w:r w:rsidDel="00000000" w:rsidR="00000000" w:rsidRPr="00000000">
                  <w:rPr>
                    <w:rtl w:val="0"/>
                  </w:rPr>
                  <w:t xml:space="preserve"> find budget-friendly items and compare prices without leaving my house</w:t>
                </w:r>
                <w:sdt>
                  <w:sdtPr>
                    <w:id w:val="-322747426"/>
                    <w:tag w:val="goog_rdk_204"/>
                  </w:sdtPr>
                  <w:sdtContent>
                    <w:ins w:author="Hồng Điệp Võ" w:id="100" w:date="2026-05-13T15:44:51Z">
                      <w:r w:rsidDel="00000000" w:rsidR="00000000" w:rsidRPr="00000000">
                        <w:rPr>
                          <w:rtl w:val="0"/>
                        </w:rPr>
                        <w:t xml:space="preserve"> / </w:t>
                      </w:r>
                    </w:ins>
                    <w:sdt>
                      <w:sdtPr>
                        <w:id w:val="1230893278"/>
                        <w:tag w:val="goog_rdk_205"/>
                      </w:sdtPr>
                      <w:sdtContent>
                        <w:ins w:author="Hồng Điệp Võ" w:id="100" w:date="2026-05-13T15:44:51Z">
                          <w:r w:rsidDel="00000000" w:rsidR="00000000" w:rsidRPr="00000000">
                            <w:rPr>
                              <w:rtl w:val="0"/>
                              <w:rPrChange w:author="Hồng Điệp Võ" w:id="101" w:date="2026-05-13T15:44:51Z">
                                <w:rPr/>
                              </w:rPrChange>
                            </w:rPr>
                            <w:t xml:space="preserve">comfort zone</w:t>
                          </w:r>
                        </w:ins>
                      </w:sdtContent>
                    </w:sdt>
                    <w:ins w:author="Hồng Điệp Võ" w:id="100" w:date="2026-05-13T15:44:51Z"/>
                  </w:sdtContent>
                </w:sdt>
                <w:r w:rsidDel="00000000" w:rsidR="00000000" w:rsidRPr="00000000">
                  <w:rPr>
                    <w:rtl w:val="0"/>
                  </w:rPr>
                  <w:t xml:space="preserve">. Although shopping in stores allows me</w:t>
                </w:r>
                <w:sdt>
                  <w:sdtPr>
                    <w:id w:val="1903192984"/>
                    <w:tag w:val="goog_rdk_206"/>
                  </w:sdtPr>
                  <w:sdtContent>
                    <w:ins w:author="Hồng Điệp Võ" w:id="102" w:date="2026-05-13T15:45:08Z">
                      <w:r w:rsidDel="00000000" w:rsidR="00000000" w:rsidRPr="00000000">
                        <w:rPr>
                          <w:rtl w:val="0"/>
                        </w:rPr>
                        <w:t xml:space="preserve"> </w:t>
                      </w:r>
                    </w:ins>
                    <w:sdt>
                      <w:sdtPr>
                        <w:id w:val="-2051170739"/>
                        <w:tag w:val="goog_rdk_207"/>
                      </w:sdtPr>
                      <w:sdtContent>
                        <w:ins w:author="Hồng Điệp Võ" w:id="102" w:date="2026-05-13T15:45:08Z">
                          <w:r w:rsidDel="00000000" w:rsidR="00000000" w:rsidRPr="00000000">
                            <w:rPr>
                              <w:rtl w:val="0"/>
                              <w:rPrChange w:author="Hồng Điệp Võ" w:id="103" w:date="2026-05-13T15:45:08Z">
                                <w:rPr/>
                              </w:rPrChange>
                            </w:rPr>
                            <w:t xml:space="preserve">to</w:t>
                          </w:r>
                        </w:ins>
                      </w:sdtContent>
                    </w:sdt>
                    <w:ins w:author="Hồng Điệp Võ" w:id="102" w:date="2026-05-13T15:45:08Z"/>
                  </w:sdtContent>
                </w:sdt>
                <w:r w:rsidDel="00000000" w:rsidR="00000000" w:rsidRPr="00000000">
                  <w:rPr>
                    <w:rtl w:val="0"/>
                  </w:rPr>
                  <w:t xml:space="preserve"> check </w:t>
                </w:r>
                <w:sdt>
                  <w:sdtPr>
                    <w:id w:val="1973448597"/>
                    <w:tag w:val="goog_rdk_208"/>
                  </w:sdtPr>
                  <w:sdtContent>
                    <w:ins w:author="Hồng Điệp Võ" w:id="104" w:date="2026-05-13T15:45:13Z"/>
                    <w:sdt>
                      <w:sdtPr>
                        <w:id w:val="1479736453"/>
                        <w:tag w:val="goog_rdk_209"/>
                      </w:sdtPr>
                      <w:sdtContent>
                        <w:ins w:author="Hồng Điệp Võ" w:id="104" w:date="2026-05-13T15:45:13Z">
                          <w:r w:rsidDel="00000000" w:rsidR="00000000" w:rsidRPr="00000000">
                            <w:rPr>
                              <w:rtl w:val="0"/>
                              <w:rPrChange w:author="Hồng Điệp Võ" w:id="105" w:date="2026-05-13T15:45:13Z">
                                <w:rPr/>
                              </w:rPrChange>
                            </w:rPr>
                            <w:t xml:space="preserve">the </w:t>
                          </w:r>
                        </w:ins>
                      </w:sdtContent>
                    </w:sdt>
                    <w:ins w:author="Hồng Điệp Võ" w:id="104" w:date="2026-05-13T15:45:13Z"/>
                  </w:sdtContent>
                </w:sdt>
                <w:r w:rsidDel="00000000" w:rsidR="00000000" w:rsidRPr="00000000">
                  <w:rPr>
                    <w:rtl w:val="0"/>
                  </w:rPr>
                  <w:t xml:space="preserve">product quality directly, I still prefer online shopping because it</w:t>
                </w:r>
                <w:sdt>
                  <w:sdtPr>
                    <w:id w:val="1392373626"/>
                    <w:tag w:val="goog_rdk_210"/>
                  </w:sdtPr>
                  <w:sdtContent>
                    <w:ins w:author="Hồng Điệp Võ" w:id="106" w:date="2026-05-13T15:45:23Z">
                      <w:r w:rsidDel="00000000" w:rsidR="00000000" w:rsidRPr="00000000">
                        <w:rPr>
                          <w:rtl w:val="0"/>
                        </w:rPr>
                        <w:t xml:space="preserve">’s</w:t>
                      </w:r>
                    </w:ins>
                  </w:sdtContent>
                </w:sdt>
                <w:r w:rsidDel="00000000" w:rsidR="00000000" w:rsidRPr="00000000">
                  <w:rPr>
                    <w:rtl w:val="0"/>
                  </w:rPr>
                  <w:t xml:space="preserve"> more practical for me.</w:t>
                </w:r>
              </w:p>
            </w:tc>
          </w:tr>
        </w:tbl>
      </w:sdtContent>
    </w:sdt>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40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 you prefer </w:t>
      </w:r>
      <w:r w:rsidDel="00000000" w:rsidR="00000000" w:rsidRPr="00000000">
        <w:rPr>
          <w:b w:val="1"/>
          <w:bCs w:val="1"/>
          <w:rtl w:val="0"/>
        </w:rPr>
        <w:t xml:space="preserve">studying/working 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mornings or evenings?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b w:val="1"/>
          <w:bCs w:val="1"/>
        </w:rPr>
      </w:pPr>
      <w:r w:rsidDel="00000000" w:rsidR="00000000" w:rsidRPr="00000000">
        <w:rPr>
          <w:rtl w:val="0"/>
        </w:rPr>
      </w:r>
    </w:p>
    <w:sdt>
      <w:sdtPr>
        <w:lock w:val="contentLocked"/>
        <w:id w:val="-1174880982"/>
        <w:tag w:val="goog_rdk_212"/>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Because I’m an early bird, I prefer studying in the morning. I think this is the time when the air is fresh and the surrounding is quiet, so I can concentrate better which improves my efficency. Although I also study in the evening, I still prefer studying in the morning because it’s more suitable for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prefer studying in the morning because I can be more focused with a fresh mind. My productivity is boosted in the morning. However, I also study late at night sometimes if it is a busy day or when I can not wake up early some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prefer working in mornings mainly because I feel more productive and concentrate</w:t>
                </w:r>
                <w:r w:rsidDel="00000000" w:rsidR="00000000" w:rsidRPr="00000000">
                  <w:rPr>
                    <w:b w:val="1"/>
                    <w:bCs w:val="1"/>
                    <w:color w:val="980000"/>
                    <w:rtl w:val="0"/>
                  </w:rPr>
                  <w:t xml:space="preserve"> better</w:t>
                </w:r>
                <w:r w:rsidDel="00000000" w:rsidR="00000000" w:rsidRPr="00000000">
                  <w:rPr>
                    <w:rtl w:val="0"/>
                  </w:rPr>
                  <w:t xml:space="preserve"> at that time. When I start my task early, I have more energy to manage my work effectively. For example, I can finish difficult tasks faster. Although the evenings are much quieter and have fewer distractions, i still feel that mornings are a better choice for me.</w:t>
                </w:r>
              </w:p>
            </w:tc>
          </w:tr>
        </w:tbl>
      </w:sdtContent>
    </w:sdt>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b w:val="1"/>
          <w:bCs w:val="1"/>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b w:val="1"/>
          <w:bCs w:val="1"/>
        </w:rPr>
      </w:pPr>
      <w:r w:rsidDel="00000000" w:rsidR="00000000" w:rsidRPr="00000000">
        <w:rPr>
          <w:b w:val="1"/>
          <w:bCs w:val="1"/>
          <w:rtl w:val="0"/>
        </w:rPr>
        <w:t xml:space="preserve">an early bird / early riser (n): người dậy sớm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b w:val="1"/>
          <w:bCs w:val="1"/>
        </w:rPr>
      </w:pPr>
      <w:r w:rsidDel="00000000" w:rsidR="00000000" w:rsidRPr="00000000">
        <w:rPr>
          <w:b w:val="1"/>
          <w:bCs w:val="1"/>
          <w:rtl w:val="0"/>
        </w:rPr>
        <w:t xml:space="preserve">a night owl (n): cú đêm</w:t>
      </w:r>
    </w:p>
    <w:p w:rsidR="00000000" w:rsidDel="00000000" w:rsidP="00000000" w:rsidRDefault="00000000" w:rsidRPr="00000000" w14:paraId="000000E8">
      <w:pPr>
        <w:pStyle w:val="Heading2"/>
        <w:spacing w:after="0" w:lineRule="auto"/>
        <w:rPr/>
      </w:pPr>
      <w:bookmarkStart w:colFirst="0" w:colLast="0" w:name="_heading=h.ebu6mhx26pm3" w:id="0"/>
      <w:bookmarkEnd w:id="0"/>
      <w:r w:rsidDel="00000000" w:rsidR="00000000" w:rsidRPr="00000000">
        <w:rPr>
          <w:rtl w:val="0"/>
        </w:rPr>
        <w:t xml:space="preserve">HOMEWORK</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40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 you prefer travelling alone or with other people?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40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 you prefer watching movies at home or at the cinema?</w:t>
      </w:r>
    </w:p>
    <w:p w:rsidR="00000000" w:rsidDel="00000000" w:rsidP="00000000" w:rsidRDefault="00000000" w:rsidRPr="00000000" w14:paraId="000000EB">
      <w:pPr>
        <w:rPr/>
      </w:pPr>
      <w:r w:rsidDel="00000000" w:rsidR="00000000" w:rsidRPr="00000000">
        <w:rPr>
          <w:rtl w:val="0"/>
        </w:rPr>
      </w:r>
    </w:p>
    <w:sectPr>
      <w:headerReference r:id="rId9" w:type="default"/>
      <w:pgSz w:h="15840" w:w="12240" w:orient="portrait"/>
      <w:pgMar w:bottom="1440" w:top="1440" w:left="1440" w:right="1440" w:header="0"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ồng Điệp Võ" w:id="0" w:date="2026-05-13T15:19:17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settle down (v): ổn định, định cư</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Unicode MS"/>
  <w:font w:name="Arial"/>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E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080000" cy="7200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80000" cy="720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0" w:hanging="360"/>
      </w:pPr>
      <w:rPr/>
    </w:lvl>
    <w:lvl w:ilvl="1">
      <w:start w:val="1"/>
      <w:numFmt w:val="lowerLetter"/>
      <w:lvlText w:val="%2."/>
      <w:lvlJc w:val="left"/>
      <w:pPr>
        <w:ind w:left="1120" w:hanging="360"/>
      </w:pPr>
      <w:rPr/>
    </w:lvl>
    <w:lvl w:ilvl="2">
      <w:start w:val="1"/>
      <w:numFmt w:val="lowerRoman"/>
      <w:lvlText w:val="%3."/>
      <w:lvlJc w:val="right"/>
      <w:pPr>
        <w:ind w:left="1840" w:hanging="180"/>
      </w:pPr>
      <w:rPr/>
    </w:lvl>
    <w:lvl w:ilvl="3">
      <w:start w:val="1"/>
      <w:numFmt w:val="decimal"/>
      <w:lvlText w:val="%4."/>
      <w:lvlJc w:val="left"/>
      <w:pPr>
        <w:ind w:left="2560" w:hanging="360"/>
      </w:pPr>
      <w:rPr/>
    </w:lvl>
    <w:lvl w:ilvl="4">
      <w:start w:val="1"/>
      <w:numFmt w:val="lowerLetter"/>
      <w:lvlText w:val="%5."/>
      <w:lvlJc w:val="left"/>
      <w:pPr>
        <w:ind w:left="3280" w:hanging="360"/>
      </w:pPr>
      <w:rPr/>
    </w:lvl>
    <w:lvl w:ilvl="5">
      <w:start w:val="1"/>
      <w:numFmt w:val="lowerRoman"/>
      <w:lvlText w:val="%6."/>
      <w:lvlJc w:val="right"/>
      <w:pPr>
        <w:ind w:left="4000" w:hanging="180"/>
      </w:pPr>
      <w:rPr/>
    </w:lvl>
    <w:lvl w:ilvl="6">
      <w:start w:val="1"/>
      <w:numFmt w:val="decimal"/>
      <w:lvlText w:val="%7."/>
      <w:lvlJc w:val="left"/>
      <w:pPr>
        <w:ind w:left="4720" w:hanging="360"/>
      </w:pPr>
      <w:rPr/>
    </w:lvl>
    <w:lvl w:ilvl="7">
      <w:start w:val="1"/>
      <w:numFmt w:val="lowerLetter"/>
      <w:lvlText w:val="%8."/>
      <w:lvlJc w:val="left"/>
      <w:pPr>
        <w:ind w:left="5440" w:hanging="360"/>
      </w:pPr>
      <w:rPr/>
    </w:lvl>
    <w:lvl w:ilvl="8">
      <w:start w:val="1"/>
      <w:numFmt w:val="lowerRoman"/>
      <w:lvlText w:val="%9."/>
      <w:lvlJc w:val="right"/>
      <w:pPr>
        <w:ind w:left="616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V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widowControl w:val="0"/>
      <w:spacing w:after="0" w:before="64" w:line="240" w:lineRule="auto"/>
      <w:ind w:left="96"/>
    </w:pPr>
    <w:rPr>
      <w:rFonts w:ascii="Times New Roman" w:cs="Times New Roman" w:eastAsia="Times New Roman" w:hAnsi="Times New Roman"/>
      <w:b w:val="1"/>
      <w:bCs w:val="1"/>
      <w:sz w:val="40"/>
      <w:szCs w:val="40"/>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10" Type="http://schemas.openxmlformats.org/officeDocument/2006/relationships/font" Target="fonts/REM-boldItalic.ttf"/><Relationship Id="rId9" Type="http://schemas.openxmlformats.org/officeDocument/2006/relationships/font" Target="fonts/REM-italic.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REM-regular.ttf"/><Relationship Id="rId8" Type="http://schemas.openxmlformats.org/officeDocument/2006/relationships/font" Target="fonts/REM-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Z4r9XNQG4wcXWfCcHMs3jHFo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