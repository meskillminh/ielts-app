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/>
      </w:pPr>
      <w:r w:rsidDel="00000000" w:rsidR="00000000" w:rsidRPr="00000000">
        <w:rPr>
          <w:rtl w:val="0"/>
        </w:rPr>
        <w:t xml:space="preserve">Lesson 3: Viết đoạn văn xu hướng</w:t>
      </w:r>
    </w:p>
    <w:p w:rsidR="00000000" w:rsidDel="00000000" w:rsidP="00000000" w:rsidRDefault="00000000" w:rsidRPr="00000000" w14:paraId="00000002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CÓ 2 LOẠI TỪ NỐI: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spacing w:after="0" w:afterAutospacing="0"/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TỪ NỐI 2 VẾ TRONG 1 CÂU (NGĂN CÁCH NHAU BỞI DẤU PHẨY)</w:t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ind w:left="720" w:hanging="360"/>
        <w:rPr>
          <w:i w:val="1"/>
          <w:iCs w:val="1"/>
          <w:u w:val="none"/>
        </w:rPr>
      </w:pPr>
      <w:r w:rsidDel="00000000" w:rsidR="00000000" w:rsidRPr="00000000">
        <w:rPr>
          <w:i w:val="1"/>
          <w:iCs w:val="1"/>
          <w:rtl w:val="0"/>
        </w:rPr>
        <w:t xml:space="preserve">TỪ NỐI 2 CÂU (NGĂN CÁCH NHAU BỞI DẤU CHẤM)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(1) TỪ NỐI GIỮA HAI MỆNH ĐỀ TRONG MỘT CÂU </w:t>
      </w:r>
    </w:p>
    <w:p w:rsidR="00000000" w:rsidDel="00000000" w:rsidP="00000000" w:rsidRDefault="00000000" w:rsidRPr="00000000" w14:paraId="00000006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Time (từ nối chỉ thời gian)</w:t>
      </w:r>
    </w:p>
    <w:p w:rsidR="00000000" w:rsidDel="00000000" w:rsidP="00000000" w:rsidRDefault="00000000" w:rsidRPr="00000000" w14:paraId="0000000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Cấu trúc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After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V-ing / Noun phrase, Clause 2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Clause 1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before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V-ing / Noun phrase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Clause 1,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and then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Clause 2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Clause 1,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which then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+ V2/ed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0" w:line="240" w:lineRule="auto"/>
        <w:ind w:left="720" w:right="0" w:hanging="360"/>
        <w:jc w:val="left"/>
        <w:rPr>
          <w:rFonts w:ascii="Times New Roman" w:cs="Times New Roman" w:eastAsia="Times New Roman" w:hAnsi="Times New Roman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Clause 1,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after which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+ Clause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Ví dụ 1:</w:t>
      </w:r>
    </w:p>
    <w:p w:rsidR="00000000" w:rsidDel="00000000" w:rsidP="00000000" w:rsidRDefault="00000000" w:rsidRPr="00000000" w14:paraId="0000000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Câu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 1:  the number of students studying abroad from China remained unchanged at 5 from 2000 to 2010.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Câu 2: there was a dramatic increase from 5 to 90 in this figure between 2010 and 2015</w:t>
      </w:r>
    </w:p>
    <w:p w:rsidR="00000000" w:rsidDel="00000000" w:rsidP="00000000" w:rsidRDefault="00000000" w:rsidRPr="00000000" w14:paraId="00000010">
      <w:pPr>
        <w:spacing w:after="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ab/>
      </w:r>
      <w:r w:rsidDel="00000000" w:rsidR="00000000" w:rsidRPr="00000000">
        <w:rPr>
          <w:rtl w:val="0"/>
        </w:rPr>
      </w:r>
    </w:p>
    <w:tbl>
      <w:tblPr>
        <w:tblStyle w:val="Table1"/>
        <w:tblW w:w="864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335"/>
        <w:gridCol w:w="6307"/>
        <w:tblGridChange w:id="0">
          <w:tblGrid>
            <w:gridCol w:w="2335"/>
            <w:gridCol w:w="6307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After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After remaining unchanged at 5 from 2000 to 2010, the number of students studying abroad from China increased dramatically from 5 to 90 between 2010 and 2015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Before</w:t>
            </w:r>
          </w:p>
        </w:tc>
        <w:tc>
          <w:tcPr/>
          <w:p w:rsidR="00000000" w:rsidDel="00000000" w:rsidP="00000000" w:rsidRDefault="00000000" w:rsidRPr="00000000" w14:paraId="00000014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he number of students studying abroad from China remained unchanged at 5 from 2000 to 2010 before increasing dramatically to 90 between 2010 and 2015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5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And then</w:t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number of students studying abroad from China remained unchanged at 5 from 2000 to 2010, and then there was a dramatic increase from 5 to 90 in this figure between 2010 and 2015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Which then</w:t>
            </w:r>
          </w:p>
        </w:tc>
        <w:tc>
          <w:tcPr/>
          <w:p w:rsidR="00000000" w:rsidDel="00000000" w:rsidP="00000000" w:rsidRDefault="00000000" w:rsidRPr="00000000" w14:paraId="00000018">
            <w:pPr>
              <w:spacing w:after="280" w:before="280" w:lineRule="auto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The number of students studying abroad from China remained unchanged at 5 from 2000 to 2010, which then increased dramatically to 90 between 2010 and 2015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Ví dụ 2:</w:t>
      </w:r>
    </w:p>
    <w:p w:rsidR="00000000" w:rsidDel="00000000" w:rsidP="00000000" w:rsidRDefault="00000000" w:rsidRPr="00000000" w14:paraId="0000001C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80" w:line="240" w:lineRule="auto"/>
        <w:rPr>
          <w:rFonts w:ascii="Times New Roman" w:cs="Times New Roman" w:eastAsia="Times New Roman" w:hAnsi="Times New Roman"/>
          <w:color w:val="000000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percentage of tourists visiting the Castle increased significantly from around 23% to 40% between 1980 and 1990. This figure peaked at 45% in 1995</w:t>
      </w:r>
    </w:p>
    <w:p w:rsidR="00000000" w:rsidDel="00000000" w:rsidP="00000000" w:rsidRDefault="00000000" w:rsidRPr="00000000" w14:paraId="0000001F">
      <w:pPr>
        <w:spacing w:after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2045846929"/>
        <w:tag w:val="goog_rdk_0"/>
      </w:sdtPr>
      <w:sdtContent>
        <w:tbl>
          <w:tblPr>
            <w:tblStyle w:val="Table2"/>
            <w:tblW w:w="935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75"/>
            <w:gridCol w:w="4675"/>
            <w:tblGridChange w:id="0">
              <w:tblGrid>
                <w:gridCol w:w="4675"/>
                <w:gridCol w:w="46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Linh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Anh Nam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After increasing significantly from around 23% to 40% between 1980 and 1990, the percentage of tourists visiting the Castle peaked at 45% in 1995.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23">
                <w:pPr>
                  <w:spacing w:after="28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The percentage of tourists visiting the Castle increased significantly from around 23% to 40% between 1980 and 1990, and then this figure peaked at 45% in 1995</w:t>
                </w:r>
              </w:p>
              <w:p w:rsidR="00000000" w:rsidDel="00000000" w:rsidP="00000000" w:rsidRDefault="00000000" w:rsidRPr="00000000" w14:paraId="00000024">
                <w:pPr>
                  <w:spacing w:after="28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25">
                <w:pPr>
                  <w:spacing w:after="28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After increasing significantly from around 23% to 40% between 1980 and 1990, the percentage of tourists visiting the Castle peaked at 45% in 1995</w:t>
                </w:r>
              </w:p>
            </w:tc>
          </w:tr>
        </w:tbl>
      </w:sdtContent>
    </w:sdt>
    <w:p w:rsidR="00000000" w:rsidDel="00000000" w:rsidP="00000000" w:rsidRDefault="00000000" w:rsidRPr="00000000" w14:paraId="00000026">
      <w:pPr>
        <w:spacing w:after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Contrast (từ nối chỉ sự tương phản)</w:t>
      </w:r>
    </w:p>
    <w:p w:rsidR="00000000" w:rsidDel="00000000" w:rsidP="00000000" w:rsidRDefault="00000000" w:rsidRPr="00000000" w14:paraId="0000002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Cấu trúc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While / Whereas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Clause 1, Clause 2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Clause 1,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Clause 2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Despite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V-ing / Noun phrase, Clause 2 (mặc dù)</w:t>
      </w:r>
    </w:p>
    <w:p w:rsidR="00000000" w:rsidDel="00000000" w:rsidP="00000000" w:rsidRDefault="00000000" w:rsidRPr="00000000" w14:paraId="0000002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Lưu ý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“After”, “Before”, “While/Whereas”, “Despite”: đứng đầu hoặc giữa câu.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“And” và “But”: chỉ đứng giữa câu.</w:t>
      </w:r>
    </w:p>
    <w:p w:rsidR="00000000" w:rsidDel="00000000" w:rsidP="00000000" w:rsidRDefault="00000000" w:rsidRPr="00000000" w14:paraId="00000030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Ví dụ</w:t>
      </w:r>
    </w:p>
    <w:p w:rsidR="00000000" w:rsidDel="00000000" w:rsidP="00000000" w:rsidRDefault="00000000" w:rsidRPr="00000000" w14:paraId="00000031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rtl w:val="0"/>
        </w:rPr>
        <w:t xml:space="preserve">The percentage of visitors to the Castle increased significantly to 45% in 1995. This figure decreased remarkably to under 35% at the end of the period.</w:t>
      </w:r>
      <w:r w:rsidDel="00000000" w:rsidR="00000000" w:rsidRPr="00000000">
        <w:rPr>
          <w:rtl w:val="0"/>
        </w:rPr>
      </w:r>
    </w:p>
    <w:sdt>
      <w:sdtPr>
        <w:lock w:val="contentLocked"/>
        <w:id w:val="-1359887783"/>
        <w:tag w:val="goog_rdk_1"/>
      </w:sdtPr>
      <w:sdtContent>
        <w:tbl>
          <w:tblPr>
            <w:tblStyle w:val="Table3"/>
            <w:tblW w:w="935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75"/>
            <w:gridCol w:w="4675"/>
            <w:tblGridChange w:id="0">
              <w:tblGrid>
                <w:gridCol w:w="4675"/>
                <w:gridCol w:w="46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2">
                <w:pPr>
                  <w:keepNext w:val="0"/>
                  <w:keepLines w:val="0"/>
                  <w:pageBreakBefore w:val="0"/>
                  <w:widowControl w:val="0"/>
                  <w:numPr>
                    <w:ilvl w:val="0"/>
                    <w:numId w:val="10"/>
                  </w:numPr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720" w:right="0" w:hanging="360"/>
                  <w:jc w:val="left"/>
                  <w:rPr>
                    <w:rFonts w:ascii="Times New Roman" w:cs="Times New Roman" w:eastAsia="Times New Roman" w:hAnsi="Times New Roman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While the percentage of visitors to the Castle increased significantly to 45% in 1995, this figure decreased remarkably to under 35% at the end of the period.</w:t>
                </w:r>
              </w:p>
              <w:p w:rsidR="00000000" w:rsidDel="00000000" w:rsidP="00000000" w:rsidRDefault="00000000" w:rsidRPr="00000000" w14:paraId="00000033">
                <w:pPr>
                  <w:numPr>
                    <w:ilvl w:val="0"/>
                    <w:numId w:val="10"/>
                  </w:numPr>
                  <w:spacing w:after="280" w:before="280" w:line="240" w:lineRule="auto"/>
                  <w:ind w:left="720" w:hanging="360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The percentage of visitors to the Castle increased significantly to 45% in 1995, but this figure decreased remarkably to under 35% at the end of the period.</w:t>
                </w:r>
              </w:p>
              <w:p w:rsidR="00000000" w:rsidDel="00000000" w:rsidP="00000000" w:rsidRDefault="00000000" w:rsidRPr="00000000" w14:paraId="00000034">
                <w:pPr>
                  <w:numPr>
                    <w:ilvl w:val="0"/>
                    <w:numId w:val="10"/>
                  </w:numPr>
                  <w:spacing w:after="280" w:before="280" w:line="240" w:lineRule="auto"/>
                  <w:ind w:left="720" w:hanging="360"/>
                  <w:rPr>
                    <w:rFonts w:ascii="Times New Roman" w:cs="Times New Roman" w:eastAsia="Times New Roman" w:hAnsi="Times New Roman"/>
                    <w:u w:val="none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Despite increasing significantly to 45% in 1995, the percentage of visitors to the Castle decreased remarkably to under 35% at the end of the period.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3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Whereas the percentage of visitors to the Castle increased significantly to 45% in 1995, this figure decreased remarkably to under 35% at the end of the period.</w:t>
                </w:r>
              </w:p>
              <w:p w:rsidR="00000000" w:rsidDel="00000000" w:rsidP="00000000" w:rsidRDefault="00000000" w:rsidRPr="00000000" w14:paraId="00000036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The percentage of visitors to the Castle increased significantly to 45% in 1995, but  this figure decreased remarkably to under 35% at the end of the period</w:t>
                </w:r>
              </w:p>
              <w:p w:rsidR="00000000" w:rsidDel="00000000" w:rsidP="00000000" w:rsidRDefault="00000000" w:rsidRPr="00000000" w14:paraId="00000037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38">
                <w:pPr>
                  <w:widowControl w:val="0"/>
                  <w:spacing w:after="0"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Despite increasing significantly to 45% in 1995, the percentage of visitors to the Castle  decreased remarkably to under 35% at the end of the period</w:t>
                </w:r>
              </w:p>
              <w:p w:rsidR="00000000" w:rsidDel="00000000" w:rsidP="00000000" w:rsidRDefault="00000000" w:rsidRPr="00000000" w14:paraId="0000003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</w:t>
                </w:r>
              </w:p>
              <w:p w:rsidR="00000000" w:rsidDel="00000000" w:rsidP="00000000" w:rsidRDefault="00000000" w:rsidRPr="00000000" w14:paraId="0000003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Despite a significant increase to 45% in 1995, the percentage of visitors to the Castle  decreased remarkably to under 35% at the end of the period</w:t>
                </w:r>
              </w:p>
              <w:p w:rsidR="00000000" w:rsidDel="00000000" w:rsidP="00000000" w:rsidRDefault="00000000" w:rsidRPr="00000000" w14:paraId="0000003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3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 (2) TỪ NỐI GIỮA HAI CÂU </w:t>
      </w:r>
    </w:p>
    <w:p w:rsidR="00000000" w:rsidDel="00000000" w:rsidP="00000000" w:rsidRDefault="00000000" w:rsidRPr="00000000" w14:paraId="0000003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A. Time (từ nối chỉ thời gian)</w:t>
      </w:r>
    </w:p>
    <w:p w:rsidR="00000000" w:rsidDel="00000000" w:rsidP="00000000" w:rsidRDefault="00000000" w:rsidRPr="00000000" w14:paraId="0000003F">
      <w:pPr>
        <w:numPr>
          <w:ilvl w:val="0"/>
          <w:numId w:val="7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Sentence 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Then,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Sentence 2.</w:t>
      </w:r>
    </w:p>
    <w:p w:rsidR="00000000" w:rsidDel="00000000" w:rsidP="00000000" w:rsidRDefault="00000000" w:rsidRPr="00000000" w14:paraId="00000040">
      <w:pPr>
        <w:numPr>
          <w:ilvl w:val="0"/>
          <w:numId w:val="7"/>
        </w:numPr>
        <w:spacing w:after="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Sentence 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Following that,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Sentence 2.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Sentence 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After that,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Sentence 2.</w:t>
      </w:r>
    </w:p>
    <w:p w:rsidR="00000000" w:rsidDel="00000000" w:rsidP="00000000" w:rsidRDefault="00000000" w:rsidRPr="00000000" w14:paraId="00000042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Ví dụ: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Sentence 1: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number of people using buses increased moderately to 500 in 2010.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Sentence 2: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 decreased slowly to 400 in 2015.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89819308"/>
        <w:tag w:val="goog_rdk_2"/>
      </w:sdtPr>
      <w:sdtContent>
        <w:tbl>
          <w:tblPr>
            <w:tblStyle w:val="Table4"/>
            <w:tblW w:w="935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75"/>
            <w:gridCol w:w="4675"/>
            <w:tblGridChange w:id="0">
              <w:tblGrid>
                <w:gridCol w:w="4675"/>
                <w:gridCol w:w="46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6">
                <w:pPr>
                  <w:spacing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The number of people using buses increased moderately to 500 in 2010. After that, it decreased slowly to 400 in 2015. 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47">
                <w:pPr>
                  <w:spacing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The number of people using buses increased moderately to 500 in 2010. Following that, it decreased slowly to 400 in 2015.</w:t>
                </w:r>
              </w:p>
            </w:tc>
          </w:tr>
        </w:tbl>
      </w:sdtContent>
    </w:sdt>
    <w:p w:rsidR="00000000" w:rsidDel="00000000" w:rsidP="00000000" w:rsidRDefault="00000000" w:rsidRPr="00000000" w14:paraId="0000004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B. Contrast (từ nối chỉ tương phản)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Sentence 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However,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Sentence 2. (Với điều kiện S của câu 1 cũng là S của câu 2 =&gt; cùng đối tượng)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Sentence 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 contrast / By contrast,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Sentence 2. (khác đối tượng; S câu 1 khác S câu 2 =&gt; dùng khi bắt đầu đổi từ đối tượng này sang đối tượng khác)</w:t>
      </w:r>
    </w:p>
    <w:p w:rsidR="00000000" w:rsidDel="00000000" w:rsidP="00000000" w:rsidRDefault="00000000" w:rsidRPr="00000000" w14:paraId="0000004C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Ví dụ: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Bài tập 1 (Cùng chủ ngữ - dùng "However"):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Sentence 1: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price of oil rose sharply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$100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barrel in January.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Sentence 2: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It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declined slightly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$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8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for the next three months.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right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=&gt; The price of oil rose sharply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$100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per barrel in January. However, it declined slightly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$80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for the next three months.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Bài tập 2 (Khác chủ ngữ - dùng "In contrast"):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Sentence 1: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amount of water used in London increased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150 litres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day.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Sentence 2: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figure for Paris decreased to only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100 litres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per day.</w:t>
      </w:r>
    </w:p>
    <w:p w:rsidR="00000000" w:rsidDel="00000000" w:rsidP="00000000" w:rsidRDefault="00000000" w:rsidRPr="00000000" w14:paraId="00000054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=&gt; The amount of water used in London increased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150 litres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per day. By contrast, the figure for Paris decreased to only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100 litres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per day.</w:t>
      </w:r>
    </w:p>
    <w:p w:rsidR="00000000" w:rsidDel="00000000" w:rsidP="00000000" w:rsidRDefault="00000000" w:rsidRPr="00000000" w14:paraId="00000055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C. Similarity (từ nối chỉ tương đồng) - Khác chủ ngữ (đổi đối tượng)</w:t>
      </w:r>
    </w:p>
    <w:p w:rsidR="00000000" w:rsidDel="00000000" w:rsidP="00000000" w:rsidRDefault="00000000" w:rsidRPr="00000000" w14:paraId="00000056">
      <w:pPr>
        <w:numPr>
          <w:ilvl w:val="0"/>
          <w:numId w:val="9"/>
        </w:numPr>
        <w:spacing w:after="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Sentence 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Similarly,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Sentence 2.</w:t>
      </w:r>
    </w:p>
    <w:p w:rsidR="00000000" w:rsidDel="00000000" w:rsidP="00000000" w:rsidRDefault="00000000" w:rsidRPr="00000000" w14:paraId="00000057">
      <w:pPr>
        <w:numPr>
          <w:ilvl w:val="0"/>
          <w:numId w:val="9"/>
        </w:numPr>
        <w:spacing w:after="280" w:before="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Sentence 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Likewise,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Sentence 2.inc</w:t>
      </w:r>
    </w:p>
    <w:p w:rsidR="00000000" w:rsidDel="00000000" w:rsidP="00000000" w:rsidRDefault="00000000" w:rsidRPr="00000000" w14:paraId="00000058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Ví dụ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Sentence 1: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percentage of households with a car rose steadily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70%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2005.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Sentence 2: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proportion of families with a motorbike also went up gradually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85%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5B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1542239636"/>
        <w:tag w:val="goog_rdk_3"/>
      </w:sdtPr>
      <w:sdtContent>
        <w:tbl>
          <w:tblPr>
            <w:tblStyle w:val="Table5"/>
            <w:tblW w:w="935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75"/>
            <w:gridCol w:w="4675"/>
            <w:tblGridChange w:id="0">
              <w:tblGrid>
                <w:gridCol w:w="4675"/>
                <w:gridCol w:w="46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C">
                <w:pPr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The percentage of households with a car rose steadily to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70%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in 2005. Similarly, the proportion of families with a motorbike also went up gradually to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85%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5D">
                <w:pPr>
                  <w:spacing w:line="240" w:lineRule="auto"/>
                  <w:rPr>
                    <w:rFonts w:ascii="Times New Roman" w:cs="Times New Roman" w:eastAsia="Times New Roman" w:hAnsi="Times New Roman"/>
                    <w:b w:val="1"/>
                    <w:bCs w:val="1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The percentage of households with a car rose steadily to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70%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in 2005. Likewise, the proportion of families with a motorbike also went up gradually to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85%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5E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80" w:before="280"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D. Không tương đồng cũng không tương phản</w:t>
      </w:r>
    </w:p>
    <w:p w:rsidR="00000000" w:rsidDel="00000000" w:rsidP="00000000" w:rsidRDefault="00000000" w:rsidRPr="00000000" w14:paraId="00000060">
      <w:pPr>
        <w:numPr>
          <w:ilvl w:val="0"/>
          <w:numId w:val="8"/>
        </w:numPr>
        <w:spacing w:after="280" w:before="280" w:line="24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Sentence 1.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Meanwhile,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Sentence 2.</w:t>
      </w:r>
    </w:p>
    <w:p w:rsidR="00000000" w:rsidDel="00000000" w:rsidP="00000000" w:rsidRDefault="00000000" w:rsidRPr="00000000" w14:paraId="00000061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Ví dụ: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Sentence 1: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number of people playing football increased 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2,000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people.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Sentence 2: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number of people playing tennis remained the same at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500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people.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313700357"/>
        <w:tag w:val="goog_rdk_4"/>
      </w:sdtPr>
      <w:sdtContent>
        <w:tbl>
          <w:tblPr>
            <w:tblStyle w:val="Table6"/>
            <w:tblW w:w="935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75"/>
            <w:gridCol w:w="4675"/>
            <w:tblGridChange w:id="0">
              <w:tblGrid>
                <w:gridCol w:w="4675"/>
                <w:gridCol w:w="46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5">
                <w:pPr>
                  <w:spacing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The number of people playing football increased to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2,000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people. Meanwhile, the number of people playing tennis remained the same at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500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people.</w:t>
                </w:r>
              </w:p>
              <w:p w:rsidR="00000000" w:rsidDel="00000000" w:rsidP="00000000" w:rsidRDefault="00000000" w:rsidRPr="00000000" w14:paraId="00000066">
                <w:pPr>
                  <w:spacing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6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68">
                <w:pPr>
                  <w:spacing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The number of people playing football increased to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2,000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people. Meanwhile, the number of people playing tennis remained the same at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b w:val="1"/>
                    <w:bCs w:val="1"/>
                    <w:rtl w:val="0"/>
                  </w:rPr>
                  <w:t xml:space="preserve">500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people.</w:t>
                </w:r>
              </w:p>
              <w:p w:rsidR="00000000" w:rsidDel="00000000" w:rsidP="00000000" w:rsidRDefault="00000000" w:rsidRPr="00000000" w14:paraId="00000069">
                <w:pPr>
                  <w:spacing w:line="240" w:lineRule="auto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line="276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KHI BÁO CÁO SỐ LIỆU, NẾU SỐ LIỆU CHƯA CHẠM VÀO MỘT MỐC SỐ TRÒN:</w:t>
      </w:r>
    </w:p>
    <w:p w:rsidR="00000000" w:rsidDel="00000000" w:rsidP="00000000" w:rsidRDefault="00000000" w:rsidRPr="00000000" w14:paraId="0000006C">
      <w:pPr>
        <w:spacing w:after="240" w:before="240"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about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(khoảng)</w:t>
      </w:r>
    </w:p>
    <w:p w:rsidR="00000000" w:rsidDel="00000000" w:rsidP="00000000" w:rsidRDefault="00000000" w:rsidRPr="00000000" w14:paraId="0000006D">
      <w:pPr>
        <w:spacing w:after="240" w:before="240"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around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(xấp xỉ / khoảng)</w:t>
      </w:r>
    </w:p>
    <w:p w:rsidR="00000000" w:rsidDel="00000000" w:rsidP="00000000" w:rsidRDefault="00000000" w:rsidRPr="00000000" w14:paraId="0000006E">
      <w:pPr>
        <w:spacing w:after="240" w:before="240"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approximately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(khoảng / xấp xỉ — trang trọng hơn)</w:t>
      </w:r>
    </w:p>
    <w:p w:rsidR="00000000" w:rsidDel="00000000" w:rsidP="00000000" w:rsidRDefault="00000000" w:rsidRPr="00000000" w14:paraId="0000006F">
      <w:pPr>
        <w:spacing w:after="240" w:before="240"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roughly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(xấp xỉ / ước chừng)</w:t>
      </w:r>
    </w:p>
    <w:p w:rsidR="00000000" w:rsidDel="00000000" w:rsidP="00000000" w:rsidRDefault="00000000" w:rsidRPr="00000000" w14:paraId="00000070">
      <w:pPr>
        <w:spacing w:after="240" w:before="240"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nearly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(gần / gần như)</w:t>
      </w:r>
    </w:p>
    <w:p w:rsidR="00000000" w:rsidDel="00000000" w:rsidP="00000000" w:rsidRDefault="00000000" w:rsidRPr="00000000" w14:paraId="00000071">
      <w:pPr>
        <w:spacing w:after="240" w:before="240"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almost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(hầu như / gần như chạm đến)</w:t>
      </w:r>
    </w:p>
    <w:p w:rsidR="00000000" w:rsidDel="00000000" w:rsidP="00000000" w:rsidRDefault="00000000" w:rsidRPr="00000000" w14:paraId="00000072">
      <w:pPr>
        <w:spacing w:after="240" w:before="240"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just under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(ngay dưới / thấp hơn một chút)</w:t>
      </w:r>
    </w:p>
    <w:p w:rsidR="00000000" w:rsidDel="00000000" w:rsidP="00000000" w:rsidRDefault="00000000" w:rsidRPr="00000000" w14:paraId="00000073">
      <w:pPr>
        <w:spacing w:after="240" w:before="240"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· 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just over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(ngay trên / cao hơn một chút)</w:t>
      </w:r>
    </w:p>
    <w:p w:rsidR="00000000" w:rsidDel="00000000" w:rsidP="00000000" w:rsidRDefault="00000000" w:rsidRPr="00000000" w14:paraId="00000074">
      <w:pPr>
        <w:spacing w:after="280" w:before="280" w:line="240" w:lineRule="auto"/>
        <w:ind w:left="36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3"/>
        <w:rPr/>
      </w:pPr>
      <w:r w:rsidDel="00000000" w:rsidR="00000000" w:rsidRPr="00000000">
        <w:rPr>
          <w:rtl w:val="0"/>
        </w:rPr>
        <w:t xml:space="preserve">Practice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Sử dụng từ nối để viết thành một đoạn văn hoàn chỉnh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sz w:val="20"/>
          <w:szCs w:val="20"/>
        </w:rPr>
        <w:drawing>
          <wp:inline distB="0" distT="0" distL="0" distR="0">
            <wp:extent cx="4534324" cy="3709260"/>
            <wp:effectExtent b="0" l="0" r="0" t="0"/>
            <wp:docPr descr="A graph showing the number of vehicles and trains&#10;&#10;AI-generated content may be incorrect." id="3" name="image3.jpg"/>
            <a:graphic>
              <a:graphicData uri="http://schemas.openxmlformats.org/drawingml/2006/picture">
                <pic:pic>
                  <pic:nvPicPr>
                    <pic:cNvPr descr="A graph showing the number of vehicles and trains&#10;&#10;AI-generated content may be incorrect." id="0" name="image3.jp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4324" cy="37092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1970, around 5 million UK people travelled by car,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(1) which then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increased moderately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7 million in 2000.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(2) After that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it is predicted that this figure will reach 9 million in the year 2030.</w:t>
      </w:r>
    </w:p>
    <w:p w:rsidR="00000000" w:rsidDel="00000000" w:rsidP="00000000" w:rsidRDefault="00000000" w:rsidRPr="00000000" w14:paraId="00000079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(3) Similarly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the number of rail passengers was approximately 2 million in 1970.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(4) Following that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there was a minimal rise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3 million in 2000.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(5) Then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the prediction is that this figure will grow considerably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5 million in 2030.</w:t>
      </w:r>
    </w:p>
    <w:p w:rsidR="00000000" w:rsidDel="00000000" w:rsidP="00000000" w:rsidRDefault="00000000" w:rsidRPr="00000000" w14:paraId="0000007A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(6) In contrast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the figure for the bus started at 4 million in 1970.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(7) After that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there was a slight decrease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3.5 million in 2000.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(8) Following that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this figure is anticipated to drop minimally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3 million in 2030.</w:t>
      </w:r>
    </w:p>
    <w:p w:rsidR="00000000" w:rsidDel="00000000" w:rsidP="00000000" w:rsidRDefault="00000000" w:rsidRPr="00000000" w14:paraId="0000007B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642883869"/>
        <w:tag w:val="goog_rdk_5"/>
      </w:sdtPr>
      <w:sdtContent>
        <w:tbl>
          <w:tblPr>
            <w:tblStyle w:val="Table7"/>
            <w:tblW w:w="935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75"/>
            <w:gridCol w:w="4675"/>
            <w:tblGridChange w:id="0">
              <w:tblGrid>
                <w:gridCol w:w="4675"/>
                <w:gridCol w:w="46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Linh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Anh Nam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E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which then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7F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which then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0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after that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1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Following that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Likewise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Similarly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Then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After that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Following that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Then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 contrast/ By contrast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 contrast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A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Then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After that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After that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D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Then</w:t>
                </w:r>
              </w:p>
            </w:tc>
          </w:tr>
        </w:tbl>
      </w:sdtContent>
    </w:sdt>
    <w:p w:rsidR="00000000" w:rsidDel="00000000" w:rsidP="00000000" w:rsidRDefault="00000000" w:rsidRPr="00000000" w14:paraId="0000008E">
      <w:pPr>
        <w:spacing w:after="280" w:before="2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3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4591710" cy="2648021"/>
            <wp:effectExtent b="0" l="0" r="0" t="0"/>
            <wp:docPr descr="A graph showing fast food consumption&#10;&#10;AI-generated content may be incorrect." id="5" name="image1.jpg"/>
            <a:graphic>
              <a:graphicData uri="http://schemas.openxmlformats.org/drawingml/2006/picture">
                <pic:pic>
                  <pic:nvPicPr>
                    <pic:cNvPr descr="A graph showing fast food consumption&#10;&#10;AI-generated content may be incorrect."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91710" cy="26480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 1970, the amount of pizza consumption was 300 grams per week,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(1)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which then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fell moderately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200 grams in the next ten years.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(2)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After that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there was a stability at 200 grams from 1980 to 1990.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(3)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 contrast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 quantity of fish &amp; chips consumed started at 100 grams in 1970.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(4)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Then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it rose slightly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150 grams over the following ten-year period.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(5)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Following that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 period between 1980 and 1990 showed a dramatic increase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500 grams.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(6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 Similarly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the figure for hamburger grew minimally from 50 grams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just under 100 grams in the period from 1970 to 1980.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(7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) After that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this number went up significantly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300 grams in the year 1990.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3"/>
        <w:rPr/>
      </w:pPr>
      <w:r w:rsidDel="00000000" w:rsidR="00000000" w:rsidRPr="00000000">
        <w:rPr>
          <w:rtl w:val="0"/>
        </w:rPr>
        <w:t xml:space="preserve">Practice 2: Viết thành đoạn văn hoàn chỉnh</w:t>
      </w:r>
    </w:p>
    <w:p w:rsidR="00000000" w:rsidDel="00000000" w:rsidP="00000000" w:rsidRDefault="00000000" w:rsidRPr="00000000" w14:paraId="00000097">
      <w:pPr>
        <w:pStyle w:val="Heading3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37250" cy="3503093"/>
            <wp:effectExtent b="0" l="0" r="0" t="0"/>
            <wp:docPr descr="A graph of different colored lines&#10;&#10;AI-generated content may be incorrect." id="4" name="image2.png"/>
            <a:graphic>
              <a:graphicData uri="http://schemas.openxmlformats.org/drawingml/2006/picture">
                <pic:pic>
                  <pic:nvPicPr>
                    <pic:cNvPr descr="A graph of different colored lines&#10;&#10;AI-generated content may be incorrect.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503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S: The percentage of tourists coming to / travelling to / visiting + địa điểm</w:t>
      </w:r>
    </w:p>
    <w:p w:rsidR="00000000" w:rsidDel="00000000" w:rsidP="00000000" w:rsidRDefault="00000000" w:rsidRPr="00000000" w14:paraId="00000099">
      <w:pPr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S: The proportion of visitors to + địa điểm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Câu đầu tiên của đoạn: In + năm đầu, S was / started at + số liệu năm đầu, which then …</w:t>
      </w:r>
      <w:r w:rsidDel="00000000" w:rsidR="00000000" w:rsidRPr="00000000">
        <w:rPr>
          <w:rtl w:val="0"/>
        </w:rPr>
      </w:r>
    </w:p>
    <w:sdt>
      <w:sdtPr>
        <w:lock w:val="contentLocked"/>
        <w:id w:val="-1366935805"/>
        <w:tag w:val="goog_rdk_24"/>
      </w:sdtPr>
      <w:sdtContent>
        <w:tbl>
          <w:tblPr>
            <w:tblStyle w:val="Table8"/>
            <w:tblW w:w="9350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4675"/>
            <w:gridCol w:w="4675"/>
            <w:tblGridChange w:id="0">
              <w:tblGrid>
                <w:gridCol w:w="4675"/>
                <w:gridCol w:w="467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B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Linh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C">
                <w:pPr>
                  <w:keepNext w:val="0"/>
                  <w:keepLines w:val="0"/>
                  <w:pageBreakBefore w:val="0"/>
                  <w:widowControl w:val="0"/>
                  <w:pBdr>
                    <w:top w:space="0" w:sz="0" w:val="nil"/>
                    <w:left w:space="0" w:sz="0" w:val="nil"/>
                    <w:bottom w:space="0" w:sz="0" w:val="nil"/>
                    <w:right w:space="0" w:sz="0" w:val="nil"/>
                    <w:between w:space="0" w:sz="0" w:val="nil"/>
                  </w:pBdr>
                  <w:shd w:fill="auto" w:val="clear"/>
                  <w:spacing w:after="0" w:before="0" w:line="240" w:lineRule="auto"/>
                  <w:ind w:left="0" w:right="0" w:firstLine="0"/>
                  <w:jc w:val="left"/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Anh Nam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D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 1980, the percentage of tourists coming to castle was at about 23%, which then rose considerably and peak</w:t>
                </w:r>
                <w:sdt>
                  <w:sdtPr>
                    <w:id w:val="-1663356738"/>
                    <w:tag w:val="goog_rdk_6"/>
                  </w:sdtPr>
                  <w:sdtContent>
                    <w:ins w:author="Hồng Điệp Võ" w:id="0" w:date="2026-05-06T14:18:20Z"/>
                    <w:sdt>
                      <w:sdtPr>
                        <w:id w:val="-1498595460"/>
                        <w:tag w:val="goog_rdk_7"/>
                      </w:sdtPr>
                      <w:sdtContent>
                        <w:ins w:author="Hồng Điệp Võ" w:id="0" w:date="2026-05-06T14:18:20Z"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rtl w:val="0"/>
                              <w:rPrChange w:author="Hồng Điệp Võ" w:id="1" w:date="2026-05-06T14:18:20Z">
                                <w:rPr>
                                  <w:rFonts w:ascii="Times New Roman" w:cs="Times New Roman" w:eastAsia="Times New Roman" w:hAnsi="Times New Roman"/>
                                </w:rPr>
                              </w:rPrChange>
                            </w:rPr>
                            <w:t xml:space="preserve">ed</w:t>
                          </w:r>
                        </w:ins>
                      </w:sdtContent>
                    </w:sdt>
                    <w:ins w:author="Hồng Điệp Võ" w:id="0" w:date="2026-05-06T14:18:20Z"/>
                  </w:sdtContent>
                </w:sdt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at 45% in1995. However, it experienced a moderate fall to 35% in 2000. After that, this figure reduced slightly to roughly 33% at the end of period./   </w:t>
                </w:r>
                <w:sdt>
                  <w:sdtPr>
                    <w:id w:val="-2068306200"/>
                    <w:tag w:val="goog_rdk_8"/>
                  </w:sdtPr>
                  <w:sdtContent>
                    <w:ins w:author="Hồng Điệp Võ" w:id="2" w:date="2026-05-06T14:23:03Z"/>
                    <w:sdt>
                      <w:sdtPr>
                        <w:id w:val="1317519512"/>
                        <w:tag w:val="goog_rdk_9"/>
                      </w:sdtPr>
                      <w:sdtContent>
                        <w:ins w:author="Hồng Điệp Võ" w:id="2" w:date="2026-05-06T14:23:03Z"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rtl w:val="0"/>
                              <w:rPrChange w:author="Hồng Điệp Võ" w:id="3" w:date="2026-05-06T14:23:03Z">
                                <w:rPr>
                                  <w:rFonts w:ascii="Times New Roman" w:cs="Times New Roman" w:eastAsia="Times New Roman" w:hAnsi="Times New Roman"/>
                                </w:rPr>
                              </w:rPrChange>
                            </w:rPr>
                            <w:t xml:space="preserve">However, </w:t>
                          </w:r>
                        </w:ins>
                      </w:sdtContent>
                    </w:sdt>
                    <w:ins w:author="Hồng Điệp Võ" w:id="2" w:date="2026-05-06T14:23:03Z"/>
                  </w:sdtContent>
                </w:sdt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after falling  moderately to 35% in 2000, this figure reduced slightly to roughly 33% at the end of period. Meanwhile, there was a gradual decrease from 30% to </w:t>
                </w:r>
                <w:sdt>
                  <w:sdtPr>
                    <w:id w:val="2116182721"/>
                    <w:tag w:val="goog_rdk_10"/>
                  </w:sdtPr>
                  <w:sdtContent>
                    <w:ins w:author="Hồng Điệp Võ" w:id="4" w:date="2026-05-06T14:52:32Z"/>
                    <w:sdt>
                      <w:sdtPr>
                        <w:id w:val="2078714298"/>
                        <w:tag w:val="goog_rdk_11"/>
                      </w:sdtPr>
                      <w:sdtContent>
                        <w:ins w:author="Hồng Điệp Võ" w:id="4" w:date="2026-05-06T14:52:32Z"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rtl w:val="0"/>
                              <w:rPrChange w:author="Hồng Điệp Võ" w:id="5" w:date="2026-05-06T14:52:32Z">
                                <w:rPr>
                                  <w:rFonts w:ascii="Times New Roman" w:cs="Times New Roman" w:eastAsia="Times New Roman" w:hAnsi="Times New Roman"/>
                                </w:rPr>
                              </w:rPrChange>
                            </w:rPr>
                            <w:t xml:space="preserve">around </w:t>
                          </w:r>
                        </w:ins>
                      </w:sdtContent>
                    </w:sdt>
                    <w:ins w:author="Hồng Điệp Võ" w:id="4" w:date="2026-05-06T14:52:32Z"/>
                  </w:sdtContent>
                </w:sdt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18% in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the figure for festival throughout the period.</w:t>
                </w:r>
              </w:p>
              <w:p w:rsidR="00000000" w:rsidDel="00000000" w:rsidP="00000000" w:rsidRDefault="00000000" w:rsidRPr="00000000" w14:paraId="0000009E">
                <w:pPr>
                  <w:rPr>
                    <w:rFonts w:ascii="Times New Roman" w:cs="Times New Roman" w:eastAsia="Times New Roman" w:hAnsi="Times New Roman"/>
                    <w:sz w:val="26"/>
                    <w:szCs w:val="26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The proportion of visitors to aquarium increased substantially from 20% to 35% in the first five years before going down </w:t>
                </w:r>
                <w:sdt>
                  <w:sdtPr>
                    <w:id w:val="1689625361"/>
                    <w:tag w:val="goog_rdk_12"/>
                  </w:sdtPr>
                  <w:sdtContent>
                    <w:ins w:author="Hồng Điệp Võ" w:id="6" w:date="2026-05-06T14:47:14Z"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sz w:val="26"/>
                          <w:szCs w:val="26"/>
                          <w:rtl w:val="0"/>
                        </w:rPr>
                        <w:t xml:space="preserve">/ </w:t>
                      </w:r>
                    </w:ins>
                    <w:sdt>
                      <w:sdtPr>
                        <w:id w:val="-1565143367"/>
                        <w:tag w:val="goog_rdk_13"/>
                      </w:sdtPr>
                      <w:sdtContent>
                        <w:ins w:author="Hồng Điệp Võ" w:id="6" w:date="2026-05-06T14:47:14Z"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sz w:val="26"/>
                              <w:szCs w:val="26"/>
                              <w:rtl w:val="0"/>
                              <w:rPrChange w:author="Hồng Điệp Võ" w:id="7" w:date="2026-05-06T14:47:14Z">
                                <w:rPr>
                                  <w:rFonts w:ascii="Times New Roman" w:cs="Times New Roman" w:eastAsia="Times New Roman" w:hAnsi="Times New Roman"/>
                                  <w:sz w:val="26"/>
                                  <w:szCs w:val="26"/>
                                </w:rPr>
                              </w:rPrChange>
                            </w:rPr>
                            <w:t xml:space="preserve">reducing back </w:t>
                          </w:r>
                        </w:ins>
                      </w:sdtContent>
                    </w:sdt>
                    <w:ins w:author="Hồng Điệp Võ" w:id="6" w:date="2026-05-06T14:47:14Z"/>
                  </w:sdtContent>
                </w:sdt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to 20% from 1980 to 1990. Following that, despite rising slightly to 23% in 1995,  this figure recorded a remarkable drop to approximately 9% at the end of the period. In contrast, the percentage of tourists travelling to zoo saw a fluctuation between 8% and 15% in the first 20 years, which then grew remarkably to 20% in 2010.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9F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In 1980, the percentage of tourists travelling to castle started at approximately 23%, which then increased significantly to peak at 45% in 1995</w:t>
                </w:r>
                <w:sdt>
                  <w:sdtPr>
                    <w:id w:val="-76905761"/>
                    <w:tag w:val="goog_rdk_14"/>
                  </w:sdtPr>
                  <w:sdtContent>
                    <w:ins w:author="Hồng Điệp Võ" w:id="8" w:date="2026-05-06T14:19:24Z"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rtl w:val="0"/>
                        </w:rPr>
                        <w:t xml:space="preserve"> / </w:t>
                      </w:r>
                    </w:ins>
                    <w:sdt>
                      <w:sdtPr>
                        <w:id w:val="1823604350"/>
                        <w:tag w:val="goog_rdk_15"/>
                      </w:sdtPr>
                      <w:sdtContent>
                        <w:ins w:author="Hồng Điệp Võ" w:id="8" w:date="2026-05-06T14:19:24Z"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rtl w:val="0"/>
                              <w:rPrChange w:author="Hồng Điệp Võ" w:id="9" w:date="2026-05-06T14:19:24Z">
                                <w:rPr>
                                  <w:rFonts w:ascii="Times New Roman" w:cs="Times New Roman" w:eastAsia="Times New Roman" w:hAnsi="Times New Roman"/>
                                </w:rPr>
                              </w:rPrChange>
                            </w:rPr>
                            <w:t xml:space="preserve">to a peak of 45% in 1995</w:t>
                          </w:r>
                        </w:ins>
                      </w:sdtContent>
                    </w:sdt>
                    <w:ins w:author="Hồng Điệp Võ" w:id="8" w:date="2026-05-06T14:19:24Z"/>
                  </w:sdtContent>
                </w:sdt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. However, </w:t>
                </w:r>
                <w:sdt>
                  <w:sdtPr>
                    <w:id w:val="1804950249"/>
                    <w:tag w:val="goog_rdk_16"/>
                  </w:sdtPr>
                  <w:sdtContent>
                    <w:ins w:author="Hồng Điệp Võ" w:id="10" w:date="2026-05-06T14:20:29Z"/>
                    <w:sdt>
                      <w:sdtPr>
                        <w:id w:val="-1372215595"/>
                        <w:tag w:val="goog_rdk_17"/>
                      </w:sdtPr>
                      <w:sdtContent>
                        <w:ins w:author="Hồng Điệp Võ" w:id="10" w:date="2026-05-06T14:20:29Z"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rtl w:val="0"/>
                              <w:rPrChange w:author="Hồng Điệp Võ" w:id="11" w:date="2026-05-06T14:20:29Z">
                                <w:rPr>
                                  <w:rFonts w:ascii="Times New Roman" w:cs="Times New Roman" w:eastAsia="Times New Roman" w:hAnsi="Times New Roman"/>
                                </w:rPr>
                              </w:rPrChange>
                            </w:rPr>
                            <w:t xml:space="preserve">there </w:t>
                          </w:r>
                        </w:ins>
                      </w:sdtContent>
                    </w:sdt>
                    <w:ins w:author="Hồng Điệp Võ" w:id="10" w:date="2026-05-06T14:20:29Z">
                      <w:sdt>
                        <w:sdtPr>
                          <w:id w:val="1891394124"/>
                          <w:tag w:val="goog_rdk_18"/>
                        </w:sdtPr>
                        <w:sdtContent>
                          <w:del w:author="Hồng Điệp Võ" w:id="10" w:date="2026-05-06T14:20:29Z">
                            <w:sdt>
                              <w:sdtPr>
                                <w:id w:val="-1076800841"/>
                                <w:tag w:val="goog_rdk_19"/>
                              </w:sdtPr>
                              <w:sdtContent>
                                <w:r w:rsidDel="00000000" w:rsidR="00000000" w:rsidRPr="00000000">
                                  <w:rPr>
                                    <w:rFonts w:ascii="Times New Roman" w:cs="Times New Roman" w:eastAsia="Times New Roman" w:hAnsi="Times New Roman"/>
                                    <w:rtl w:val="0"/>
                                    <w:rPrChange w:author="Hồng Điệp Võ" w:id="11" w:date="2026-05-06T14:20:29Z">
                                      <w:rPr>
                                        <w:rFonts w:ascii="Times New Roman" w:cs="Times New Roman" w:eastAsia="Times New Roman" w:hAnsi="Times New Roman"/>
                                      </w:rPr>
                                    </w:rPrChange>
                                  </w:rPr>
                                  <w:delText xml:space="preserve"> </w:delText>
                                </w:r>
                              </w:sdtContent>
                            </w:sdt>
                          </w:del>
                        </w:sdtContent>
                      </w:sdt>
                    </w:ins>
                  </w:sdtContent>
                </w:sdt>
                <w:sdt>
                  <w:sdtPr>
                    <w:id w:val="-1433349600"/>
                    <w:tag w:val="goog_rdk_20"/>
                  </w:sdtPr>
                  <w:sdtContent>
                    <w:del w:author="Hồng Điệp Võ" w:id="10" w:date="2026-05-06T14:20:29Z"/>
                    <w:sdt>
                      <w:sdtPr>
                        <w:id w:val="1919641049"/>
                        <w:tag w:val="goog_rdk_21"/>
                      </w:sdtPr>
                      <w:sdtContent>
                        <w:del w:author="Hồng Điệp Võ" w:id="10" w:date="2026-05-06T14:20:29Z"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rtl w:val="0"/>
                              <w:rPrChange w:author="Hồng Điệp Võ" w:id="11" w:date="2026-05-06T14:20:29Z">
                                <w:rPr>
                                  <w:rFonts w:ascii="Times New Roman" w:cs="Times New Roman" w:eastAsia="Times New Roman" w:hAnsi="Times New Roman"/>
                                </w:rPr>
                              </w:rPrChange>
                            </w:rPr>
                            <w:delText xml:space="preserve">it</w:delText>
                          </w:r>
                        </w:del>
                      </w:sdtContent>
                    </w:sdt>
                    <w:del w:author="Hồng Điệp Võ" w:id="10" w:date="2026-05-06T14:20:29Z"/>
                  </w:sdtContent>
                </w:sdt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was a gradual decrease to 35%</w:t>
                </w:r>
                <w:sdt>
                  <w:sdtPr>
                    <w:id w:val="-254864576"/>
                    <w:tag w:val="goog_rdk_22"/>
                  </w:sdtPr>
                  <w:sdtContent>
                    <w:ins w:author="Hồng Điệp Võ" w:id="12" w:date="2026-05-06T14:20:38Z">
                      <w:r w:rsidDel="00000000" w:rsidR="00000000" w:rsidRPr="00000000">
                        <w:rPr>
                          <w:rFonts w:ascii="Times New Roman" w:cs="Times New Roman" w:eastAsia="Times New Roman" w:hAnsi="Times New Roman"/>
                          <w:rtl w:val="0"/>
                        </w:rPr>
                        <w:t xml:space="preserve"> </w:t>
                      </w:r>
                    </w:ins>
                    <w:sdt>
                      <w:sdtPr>
                        <w:id w:val="-378225647"/>
                        <w:tag w:val="goog_rdk_23"/>
                      </w:sdtPr>
                      <w:sdtContent>
                        <w:ins w:author="Hồng Điệp Võ" w:id="12" w:date="2026-05-06T14:20:38Z">
                          <w:r w:rsidDel="00000000" w:rsidR="00000000" w:rsidRPr="00000000">
                            <w:rPr>
                              <w:rFonts w:ascii="Times New Roman" w:cs="Times New Roman" w:eastAsia="Times New Roman" w:hAnsi="Times New Roman"/>
                              <w:rtl w:val="0"/>
                              <w:rPrChange w:author="Hồng Điệp Võ" w:id="13" w:date="2026-05-06T14:20:38Z">
                                <w:rPr>
                                  <w:rFonts w:ascii="Times New Roman" w:cs="Times New Roman" w:eastAsia="Times New Roman" w:hAnsi="Times New Roman"/>
                                </w:rPr>
                              </w:rPrChange>
                            </w:rPr>
                            <w:t xml:space="preserve">in this figure</w:t>
                          </w:r>
                        </w:ins>
                      </w:sdtContent>
                    </w:sdt>
                    <w:ins w:author="Hồng Điệp Võ" w:id="12" w:date="2026-05-06T14:20:38Z"/>
                  </w:sdtContent>
                </w:sdt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in 2000 before falling to nearly 33% at the end of the period. Meanwhile, 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sz w:val="26"/>
                    <w:szCs w:val="26"/>
                    <w:rtl w:val="0"/>
                  </w:rPr>
                  <w:t xml:space="preserve">the figure for festival recorded a gradual reduction from</w:t>
                </w: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  30% to roughly 18% over the period.</w:t>
                </w:r>
              </w:p>
              <w:p w:rsidR="00000000" w:rsidDel="00000000" w:rsidP="00000000" w:rsidRDefault="00000000" w:rsidRPr="00000000" w14:paraId="000000A0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1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2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The proportion of visitors to aquarium experienced a rapid growth from 20% to 35%</w:t>
                </w:r>
              </w:p>
              <w:p w:rsidR="00000000" w:rsidDel="00000000" w:rsidP="00000000" w:rsidRDefault="00000000" w:rsidRPr="00000000" w14:paraId="000000A3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Fonts w:ascii="Times New Roman" w:cs="Times New Roman" w:eastAsia="Times New Roman" w:hAnsi="Times New Roman"/>
                    <w:rtl w:val="0"/>
                  </w:rPr>
                  <w:t xml:space="preserve">between 1980 and 1985 before reducing sharly to 20% over the next five years. After that, despite increasing marginally to roughly 24% in 1995, this figure recorded a significant decline to just under 9%  at the end of the period. By contrast, the figure for zoo witnessed a fluctuation between around 10 and 15% over the first 20 years before a remarkable rise to 20% at the end of the period.</w:t>
                </w:r>
              </w:p>
              <w:p w:rsidR="00000000" w:rsidDel="00000000" w:rsidP="00000000" w:rsidRDefault="00000000" w:rsidRPr="00000000" w14:paraId="000000A4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0A5">
                <w:pPr>
                  <w:rPr>
                    <w:rFonts w:ascii="Times New Roman" w:cs="Times New Roman" w:eastAsia="Times New Roman" w:hAnsi="Times New Roman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0A6">
      <w:pPr>
        <w:pStyle w:val="Heading3"/>
        <w:rPr/>
      </w:pPr>
      <w:bookmarkStart w:colFirst="0" w:colLast="0" w:name="_heading=h.2cnjfd2ihjoy" w:id="0"/>
      <w:bookmarkEnd w:id="0"/>
      <w:r w:rsidDel="00000000" w:rsidR="00000000" w:rsidRPr="00000000">
        <w:rPr>
          <w:rFonts w:ascii="Times New Roman" w:cs="Times New Roman" w:eastAsia="Times New Roman" w:hAnsi="Times New Roman"/>
        </w:rPr>
        <w:drawing>
          <wp:inline distB="0" distT="0" distL="0" distR="0">
            <wp:extent cx="5937250" cy="3503093"/>
            <wp:effectExtent b="0" l="0" r="0" t="0"/>
            <wp:docPr descr="A graph of different colored lines&#10;&#10;AI-generated content may be incorrect." id="2" name="image2.png"/>
            <a:graphic>
              <a:graphicData uri="http://schemas.openxmlformats.org/drawingml/2006/picture">
                <pic:pic>
                  <pic:nvPicPr>
                    <pic:cNvPr descr="A graph of different colored lines&#10;&#10;AI-generated content may be incorrect.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35030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rPr/>
      </w:pPr>
      <w:r w:rsidDel="00000000" w:rsidR="00000000" w:rsidRPr="00000000">
        <w:rPr>
          <w:b w:val="0"/>
          <w:bCs w:val="0"/>
          <w:rtl w:val="0"/>
        </w:rPr>
        <w:t xml:space="preserve">Aquarium (thuỷ cung)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pStyle w:val="Heading3"/>
        <w:rPr/>
      </w:pPr>
      <w:r w:rsidDel="00000000" w:rsidR="00000000" w:rsidRPr="00000000">
        <w:rPr>
          <w:b w:val="0"/>
          <w:bCs w:val="0"/>
          <w:rtl w:val="0"/>
        </w:rPr>
        <w:t xml:space="preserve">Castle (lâu đài)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3"/>
        <w:rPr/>
      </w:pPr>
      <w:r w:rsidDel="00000000" w:rsidR="00000000" w:rsidRPr="00000000">
        <w:rPr>
          <w:b w:val="0"/>
          <w:bCs w:val="0"/>
          <w:rtl w:val="0"/>
        </w:rPr>
        <w:t xml:space="preserve">Zoo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pStyle w:val="Heading3"/>
        <w:rPr/>
      </w:pPr>
      <w:r w:rsidDel="00000000" w:rsidR="00000000" w:rsidRPr="00000000">
        <w:rPr>
          <w:b w:val="0"/>
          <w:bCs w:val="0"/>
          <w:rtl w:val="0"/>
        </w:rPr>
        <w:t xml:space="preserve">Festival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pStyle w:val="Heading3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rPr/>
      </w:pPr>
      <w:r w:rsidDel="00000000" w:rsidR="00000000" w:rsidRPr="00000000">
        <w:rPr>
          <w:rtl w:val="0"/>
        </w:rPr>
        <w:t xml:space="preserve">PRACTICE 3 - </w:t>
      </w:r>
      <w:r w:rsidDel="00000000" w:rsidR="00000000" w:rsidRPr="00000000">
        <w:rPr>
          <w:rtl w:val="0"/>
        </w:rPr>
        <w:t xml:space="preserve">HOMEWORK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Fonts w:ascii="Arial" w:cs="Arial" w:eastAsia="Arial" w:hAnsi="Arial"/>
        </w:rPr>
        <w:drawing>
          <wp:inline distB="0" distT="0" distL="0" distR="0">
            <wp:extent cx="5937250" cy="4173836"/>
            <wp:effectExtent b="0" l="0" r="0" t="0"/>
            <wp:docPr descr="A graph showing the price of fuel&#10;&#10;AI-generated content may be incorrect." id="6" name="image4.png"/>
            <a:graphic>
              <a:graphicData uri="http://schemas.openxmlformats.org/drawingml/2006/picture">
                <pic:pic>
                  <pic:nvPicPr>
                    <pic:cNvPr descr="A graph showing the price of fuel&#10;&#10;AI-generated content may be incorrect."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7250" cy="417383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Petroleum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Coal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: 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720" w:right="0" w:hanging="360"/>
        <w:jc w:val="left"/>
        <w:rPr>
          <w:rFonts w:ascii="Arial" w:cs="Arial" w:eastAsia="Arial" w:hAnsi="Arial"/>
          <w:u w:val="no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1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360" w:lineRule="auto"/>
        <w:ind w:left="144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Natural Gas: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" w:before="134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\</w:t>
      </w:r>
      <w:r w:rsidDel="00000000" w:rsidR="00000000" w:rsidRPr="00000000">
        <w:rPr>
          <w:rtl w:val="0"/>
        </w:rPr>
      </w:r>
    </w:p>
    <w:sectPr>
      <w:headerReference r:id="rId11" w:type="default"/>
      <w:footerReference r:id="rId12" w:type="default"/>
      <w:pgSz w:h="16840" w:w="11900" w:orient="portrait"/>
      <w:pgMar w:bottom="1680" w:top="1600" w:left="1275" w:right="1275" w:header="0" w:footer="148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Courier New"/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5541256</wp:posOffset>
              </wp:positionH>
              <wp:positionV relativeFrom="paragraph">
                <wp:posOffset>9603115</wp:posOffset>
              </wp:positionV>
              <wp:extent cx="254000" cy="191770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5223763" y="3688878"/>
                        <a:ext cx="244475" cy="1822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12.999999523162842" w:line="277.99999237060547"/>
                            <w:ind w:left="60" w:right="0" w:firstLine="6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Arial" w:cs="Arial" w:eastAsia="Arial" w:hAnsi="Arial"/>
                              <w:b w:val="0"/>
                              <w:i w:val="0"/>
                              <w:smallCaps w:val="0"/>
                              <w:strike w:val="0"/>
                              <w:color w:val="000000"/>
                              <w:sz w:val="24"/>
                              <w:vertAlign w:val="baseline"/>
                            </w:rPr>
                            <w:t xml:space="preserve"> PAGE 65</w:t>
                          </w:r>
                        </w:p>
                      </w:txbxContent>
                    </wps:txbx>
                    <wps:bodyPr anchorCtr="0" anchor="t" bIns="0" lIns="0" spcFirstLastPara="1" rIns="0" wrap="square" tIns="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1" distB="0" distT="0" distL="0" distR="0" hidden="0" layoutInCell="1" locked="0" relativeHeight="0" simplePos="0">
              <wp:simplePos x="0" y="0"/>
              <wp:positionH relativeFrom="column">
                <wp:posOffset>5541256</wp:posOffset>
              </wp:positionH>
              <wp:positionV relativeFrom="paragraph">
                <wp:posOffset>9603115</wp:posOffset>
              </wp:positionV>
              <wp:extent cx="254000" cy="191770"/>
              <wp:effectExtent b="0" l="0" r="0" t="0"/>
              <wp:wrapNone/>
              <wp:docPr id="1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254000" cy="1917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14.399999999999999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drawing>
        <wp:inline distB="0" distT="0" distL="0" distR="0">
          <wp:extent cx="1080058" cy="720000"/>
          <wp:effectExtent b="0" l="0" r="0" t="0"/>
          <wp:docPr descr="A black and grey logo&#10;&#10;AI-generated content may be incorrect." id="7" name="image5.png"/>
          <a:graphic>
            <a:graphicData uri="http://schemas.openxmlformats.org/drawingml/2006/picture">
              <pic:pic>
                <pic:nvPicPr>
                  <pic:cNvPr descr="A black and grey logo&#10;&#10;AI-generated content may be incorrect."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080058" cy="720000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0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sz w:val="22"/>
        <w:szCs w:val="22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2"/>
        <w:szCs w:val="22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-V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widowControl w:val="0"/>
      <w:spacing w:after="0" w:before="64" w:line="240" w:lineRule="auto"/>
      <w:ind w:left="96"/>
    </w:pPr>
    <w:rPr>
      <w:rFonts w:ascii="Times New Roman" w:cs="Times New Roman" w:eastAsia="Times New Roman" w:hAnsi="Times New Roman"/>
      <w:b w:val="1"/>
      <w:bCs w:val="1"/>
      <w:sz w:val="40"/>
      <w:szCs w:val="40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image" Target="media/image4.png"/><Relationship Id="rId12" Type="http://schemas.openxmlformats.org/officeDocument/2006/relationships/footer" Target="footer1.xml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6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dgk1RuezM6PKFVGAejUDgBp6EjQ==">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