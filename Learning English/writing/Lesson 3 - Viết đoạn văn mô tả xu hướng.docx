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Lesson 3: Viết đoạn văn xu hướng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CÓ 2 LOẠI TỪ NỐI: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0" w:afterAutospacing="0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TỪ NỐI 2 VẾ TRONG 1 CÂU (NGĂN CÁCH NHAU BỞI DẤU PHẨY)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TỪ NỐI 2 CÂU (NGĂN CÁCH NHAU BỞI DẤU CHẤM)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(1) TỪ NỐI GIỮA HAI MỆNH ĐỀ TRONG MỘT CÂU 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Time (từ nối chỉ thời gian)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Cấu trúc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V-ing / Noun phrase, Clause 2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Clause 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before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V-ing / Noun phrase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Clause 1,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and then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Clause 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Clause 1,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then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V2/ed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Ví dụ 1: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Câu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1:  the number of students studying abroad from China remained unchanged at 5 from 2000 to 2010.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Câu 2: there was a dramatic increase from 5 to 90 in this figure between 2010 and 2015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1"/>
        <w:tblW w:w="86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5"/>
        <w:gridCol w:w="6307"/>
        <w:tblGridChange w:id="0">
          <w:tblGrid>
            <w:gridCol w:w="2335"/>
            <w:gridCol w:w="63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After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After remaining unchanged at 5 from 2000 to 2010, the number of students studying abroad from China increased dramatically from 5 to 90 between 2010 and 2015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Before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 number of students studying abroad from China remained unchanged at 5 from 2000 to 2010 before increasing dramatically to 90 between 2010 and 2015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And then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number of students studying abroad from China remained unchanged at 5 from 2000 to 2010, and then there was a dramatic increase from 5 to 90 in this figure between 2010 and 2015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Which then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number of students studying abroad from China remained unchanged at 5 from 2000 to 2010, which then increased dramatically to 90 between 2010 and 2015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Ví dụ 2: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percentage of tourists visiting the Castle increased significantly from around 23% to 40% between 1980 and 1990. This figure peaked at 45% in 1995</w:t>
      </w:r>
    </w:p>
    <w:p w:rsidR="00000000" w:rsidDel="00000000" w:rsidP="00000000" w:rsidRDefault="00000000" w:rsidRPr="00000000" w14:paraId="0000001E">
      <w:pPr>
        <w:spacing w:after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92368344"/>
        <w:tag w:val="goog_rdk_0"/>
      </w:sdtPr>
      <w:sdtContent>
        <w:tbl>
          <w:tblPr>
            <w:tblStyle w:val="Table2"/>
            <w:tblW w:w="935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75"/>
            <w:gridCol w:w="4675"/>
            <w:tblGridChange w:id="0">
              <w:tblGrid>
                <w:gridCol w:w="4675"/>
                <w:gridCol w:w="46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Linh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Anh Nam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After increasing significantly from around 23% to 40% between 1980 and 1990, the percentage of tourists visiting the Castle peaked at 45% in 1995.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spacing w:after="28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The percentage of tourists visiting the Castle increased significantly from around 23% to 40% between 1980 and 1990, and then this figure peaked at 45% in 1995</w:t>
                </w:r>
              </w:p>
              <w:p w:rsidR="00000000" w:rsidDel="00000000" w:rsidP="00000000" w:rsidRDefault="00000000" w:rsidRPr="00000000" w14:paraId="00000023">
                <w:pPr>
                  <w:spacing w:after="28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spacing w:after="28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After increasing significantly from around 23% to 40% between 1980 and 1990, the percentage of tourists visiting the Castle peaked at 45% in 1995</w:t>
                </w:r>
              </w:p>
            </w:tc>
          </w:tr>
        </w:tbl>
      </w:sdtContent>
    </w:sdt>
    <w:p w:rsidR="00000000" w:rsidDel="00000000" w:rsidP="00000000" w:rsidRDefault="00000000" w:rsidRPr="00000000" w14:paraId="00000025">
      <w:pPr>
        <w:spacing w:after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Contrast (từ nối chỉ sự tương phản)</w:t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Cấu trúc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While / Whereas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Clause 1, Clause 2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Clause 1,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Clause 2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Despite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V-ing / Noun phrase, Clause 2 (mặc dù)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Lưu ý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“After”, “Before”, “While/Whereas”, “Despite”: đứng đầu hoặc giữa câu.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“And” và “But”: chỉ đứng giữa câu.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Ví dụ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percentage of visitors to the Castle increased significantly to 45% in 1995. This figure decreased remarkably to under 35% at the end of the period.</w:t>
      </w:r>
      <w:r w:rsidDel="00000000" w:rsidR="00000000" w:rsidRPr="00000000">
        <w:rPr>
          <w:rtl w:val="0"/>
        </w:rPr>
      </w:r>
    </w:p>
    <w:sdt>
      <w:sdtPr>
        <w:lock w:val="contentLocked"/>
        <w:id w:val="1536704137"/>
        <w:tag w:val="goog_rdk_1"/>
      </w:sdtPr>
      <w:sdtContent>
        <w:tbl>
          <w:tblPr>
            <w:tblStyle w:val="Table3"/>
            <w:tblW w:w="935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75"/>
            <w:gridCol w:w="4675"/>
            <w:tblGridChange w:id="0">
              <w:tblGrid>
                <w:gridCol w:w="4675"/>
                <w:gridCol w:w="46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0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rFonts w:ascii="Times New Roman" w:cs="Times New Roman" w:eastAsia="Times New Roman" w:hAnsi="Times New Roman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While the percentage of visitors to the Castle increased significantly to 45% in 1995, this figure decreased remarkably to under 35% at the end of the period.</w:t>
                </w:r>
              </w:p>
              <w:p w:rsidR="00000000" w:rsidDel="00000000" w:rsidP="00000000" w:rsidRDefault="00000000" w:rsidRPr="00000000" w14:paraId="00000032">
                <w:pPr>
                  <w:numPr>
                    <w:ilvl w:val="0"/>
                    <w:numId w:val="10"/>
                  </w:numPr>
                  <w:spacing w:after="280" w:before="280" w:line="240" w:lineRule="auto"/>
                  <w:ind w:left="720" w:hanging="36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The percentage of visitors to the Castle increased significantly to 45% in 1995, but this figure decreased remarkably to under 35% at the end of the period.</w:t>
                </w:r>
              </w:p>
              <w:p w:rsidR="00000000" w:rsidDel="00000000" w:rsidP="00000000" w:rsidRDefault="00000000" w:rsidRPr="00000000" w14:paraId="00000033">
                <w:pPr>
                  <w:numPr>
                    <w:ilvl w:val="0"/>
                    <w:numId w:val="10"/>
                  </w:numPr>
                  <w:spacing w:after="280" w:before="280" w:line="240" w:lineRule="auto"/>
                  <w:ind w:left="720" w:hanging="360"/>
                  <w:rPr>
                    <w:rFonts w:ascii="Times New Roman" w:cs="Times New Roman" w:eastAsia="Times New Roman" w:hAnsi="Times New Roman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Despite increasing significantly to 45% in 1995, the percentage of visitors to the Castle decreased remarkably to under 35% at the end of the period.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Whereas the percentage of visitors to the Castle increased significantly to 45% in 1995, this figure decreased remarkably to under 35% at the end of the period.</w:t>
                </w:r>
              </w:p>
              <w:p w:rsidR="00000000" w:rsidDel="00000000" w:rsidP="00000000" w:rsidRDefault="00000000" w:rsidRPr="00000000" w14:paraId="0000003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The percentage of visitors to the Castle increased significantly to 45% in 1995, but  this figure decreased remarkably to under 35% at the end of the period</w:t>
                </w:r>
              </w:p>
              <w:p w:rsidR="00000000" w:rsidDel="00000000" w:rsidP="00000000" w:rsidRDefault="00000000" w:rsidRPr="00000000" w14:paraId="0000003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Despite increasing significantly to 45% in 1995, the percentage of visitors to the Castle  decreased remarkably to under 35% at the end of the period</w:t>
                </w:r>
              </w:p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Despite a significant increase to 45% in 1995, the percentage of visitors to the Castle  decreased remarkably to under 35% at the end of the period</w:t>
                </w:r>
              </w:p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(2) TỪ NỐI GIỮA HAI CÂU </w:t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Time (từ nối chỉ thời gian)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Sentence 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Sentence 2.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Sentence 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Following that,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Sentence 2.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Sentence 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After that,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Sentence 2.</w:t>
      </w:r>
    </w:p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Ví dụ: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Sentence 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number of people using buses increased moderately to 500 in 2010.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Sentence 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 decreased slowly to 400 in 2015.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91338975"/>
        <w:tag w:val="goog_rdk_2"/>
      </w:sdtPr>
      <w:sdtContent>
        <w:tbl>
          <w:tblPr>
            <w:tblStyle w:val="Table4"/>
            <w:tblW w:w="935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75"/>
            <w:gridCol w:w="4675"/>
            <w:tblGridChange w:id="0">
              <w:tblGrid>
                <w:gridCol w:w="4675"/>
                <w:gridCol w:w="46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spacing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The number of people using buses increased moderately to 500 in 2010. After that, it decreased slowly to 400 in 2015.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spacing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The number of people using buses increased moderately to 500 in 2010. Following that, it decreased slowly to 400 in 2015.</w:t>
                </w:r>
              </w:p>
            </w:tc>
          </w:tr>
        </w:tbl>
      </w:sdtContent>
    </w:sdt>
    <w:p w:rsidR="00000000" w:rsidDel="00000000" w:rsidP="00000000" w:rsidRDefault="00000000" w:rsidRPr="00000000" w14:paraId="0000004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Contrast (từ nối chỉ tương phản)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Sentence 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However,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Sentence 2. (Với điều kiện S của câu 1 cũng là S của câu 2 =&gt; cùng đối tượng)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Sentence 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 contrast / By contrast,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Sentence 2. (khác đối tượng; S câu 1 khác S câu 2 =&gt; dùng khi bắt đầu đổi từ đối tượng này sang đối tượng khác)</w:t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Ví dụ: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Bài tập 1 (Cùng chủ ngữ - dùng "However"):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Sentence 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price of oil rose sharply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$100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barrel in January.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Sentence 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declined slightly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the next three months.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=&gt; The price of oil rose sharply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$100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 barrel in January. However, it declined slightly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$80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the next three months.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Bài tập 2 (Khác chủ ngữ - dùng "In contrast"):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Sentence 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amount of water used in London increased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150 litres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day.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Sentence 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figure for Paris decreased to only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 litres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day.</w:t>
      </w:r>
    </w:p>
    <w:p w:rsidR="00000000" w:rsidDel="00000000" w:rsidP="00000000" w:rsidRDefault="00000000" w:rsidRPr="00000000" w14:paraId="0000005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=&gt; The amount of water used in London increased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150 litres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 day. By contrast, the figure for Paris decreased to only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100 litres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 day.</w:t>
      </w:r>
    </w:p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Similarity (từ nối chỉ tương đồng) - Khác chủ ngữ (đổi đối tượng)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Sentence 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Similarly,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Sentence 2.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Sentence 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Likewise,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Sentence 2.</w:t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Ví dụ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Sentence 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percentage of households with a car rose steadily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70%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2005.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Sentence 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proportion of families with a motorbike also went up gradually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85%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67261538"/>
        <w:tag w:val="goog_rdk_3"/>
      </w:sdtPr>
      <w:sdtContent>
        <w:tbl>
          <w:tblPr>
            <w:tblStyle w:val="Table5"/>
            <w:tblW w:w="935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75"/>
            <w:gridCol w:w="4675"/>
            <w:tblGridChange w:id="0">
              <w:tblGrid>
                <w:gridCol w:w="4675"/>
                <w:gridCol w:w="46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The percentage of households with a car rose steadily to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70%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in 2005. Similarly, the proportion of families with a motorbike also went up gradually to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85%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The percentage of households with a car rose steadily to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70%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in 2005. Likewise, the proportion of families with a motorbike also went up gradually to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85%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Không tương đồng cũng không tương phản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Sentence 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Meanwhile,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Sentence 2.</w:t>
      </w:r>
    </w:p>
    <w:p w:rsidR="00000000" w:rsidDel="00000000" w:rsidP="00000000" w:rsidRDefault="00000000" w:rsidRPr="00000000" w14:paraId="00000060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Ví dụ: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Sentence 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number of people playing football increased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2,000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people.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Sentence 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number of people playing tennis remained the same 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people.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36817978"/>
        <w:tag w:val="goog_rdk_4"/>
      </w:sdtPr>
      <w:sdtContent>
        <w:tbl>
          <w:tblPr>
            <w:tblStyle w:val="Table6"/>
            <w:tblW w:w="935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75"/>
            <w:gridCol w:w="4675"/>
            <w:tblGridChange w:id="0">
              <w:tblGrid>
                <w:gridCol w:w="4675"/>
                <w:gridCol w:w="46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spacing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The number of people playing football increased to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2,000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people. Meanwhile, the number of people playing tennis remained the same at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500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people.</w:t>
                </w:r>
              </w:p>
              <w:p w:rsidR="00000000" w:rsidDel="00000000" w:rsidP="00000000" w:rsidRDefault="00000000" w:rsidRPr="00000000" w14:paraId="00000065">
                <w:pPr>
                  <w:spacing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spacing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The number of people playing football increased to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2,000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people. Meanwhile, the number of people playing tennis remained the same at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500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people.</w:t>
                </w:r>
              </w:p>
              <w:p w:rsidR="00000000" w:rsidDel="00000000" w:rsidP="00000000" w:rsidRDefault="00000000" w:rsidRPr="00000000" w14:paraId="00000068">
                <w:pPr>
                  <w:spacing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KHI BÁO CÁO SỐ LIỆU, NẾU SỐ LIỆU CHƯA CHẠM VÀO MỘT MỐC SỐ TRÒN:</w:t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about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(khoảng)</w:t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around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(xấp xỉ / khoảng)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approximately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(khoảng / xấp xỉ — trang trọng hơn)</w:t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roughly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(xấp xỉ / ước chừng)</w:t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nearly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(gần / gần như)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almost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(hầu như / gần như chạm đến)</w:t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just under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(ngay dưới / thấp hơn một chút)</w:t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just over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(ngay trên / cao hơn một chút)</w:t>
      </w:r>
    </w:p>
    <w:p w:rsidR="00000000" w:rsidDel="00000000" w:rsidP="00000000" w:rsidRDefault="00000000" w:rsidRPr="00000000" w14:paraId="00000073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/>
      </w:pPr>
      <w:r w:rsidDel="00000000" w:rsidR="00000000" w:rsidRPr="00000000">
        <w:rPr>
          <w:rtl w:val="0"/>
        </w:rPr>
        <w:t xml:space="preserve">Practice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Sử dụng từ nối để viết thành một đoạn văn hoàn chỉnh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4534324" cy="3709260"/>
            <wp:effectExtent b="0" l="0" r="0" t="0"/>
            <wp:docPr descr="A graph showing the number of vehicles and trains&#10;&#10;AI-generated content may be incorrect." id="3" name="image3.jpg"/>
            <a:graphic>
              <a:graphicData uri="http://schemas.openxmlformats.org/drawingml/2006/picture">
                <pic:pic>
                  <pic:nvPicPr>
                    <pic:cNvPr descr="A graph showing the number of vehicles and trains&#10;&#10;AI-generated content may be incorrect.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4324" cy="3709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1970, around 5 million UK people travelled by car,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(1) which then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increased moderately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7 million in 2000.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(2) After that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it is predicted that this figure will reach 9 million in the year 2030.</w:t>
      </w:r>
    </w:p>
    <w:p w:rsidR="00000000" w:rsidDel="00000000" w:rsidP="00000000" w:rsidRDefault="00000000" w:rsidRPr="00000000" w14:paraId="0000007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(3) Similarly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the number of rail passengers was approximately 2 million in 1970.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(4) Following that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there was a minimal rise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 million in 2000.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(5) Then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the prediction is that this figure will grow considerably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 million in 2030.</w:t>
      </w:r>
    </w:p>
    <w:p w:rsidR="00000000" w:rsidDel="00000000" w:rsidP="00000000" w:rsidRDefault="00000000" w:rsidRPr="00000000" w14:paraId="0000007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(6) In contrast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the figure for the bus started at 4 million in 1970.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(7) After that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there was a slight decrease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3.5 million in 2000.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(8) Following that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this figure is anticipated to drop minimally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 million in 2030.</w:t>
      </w:r>
    </w:p>
    <w:p w:rsidR="00000000" w:rsidDel="00000000" w:rsidP="00000000" w:rsidRDefault="00000000" w:rsidRPr="00000000" w14:paraId="0000007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43834927"/>
        <w:tag w:val="goog_rdk_5"/>
      </w:sdtPr>
      <w:sdtContent>
        <w:tbl>
          <w:tblPr>
            <w:tblStyle w:val="Table7"/>
            <w:tblW w:w="935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75"/>
            <w:gridCol w:w="4675"/>
            <w:tblGridChange w:id="0">
              <w:tblGrid>
                <w:gridCol w:w="4675"/>
                <w:gridCol w:w="46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Linh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Anh Nam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which then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which then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after that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Following that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Likewise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Similarly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Then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After that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Following that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Then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 contrast/ By contrast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 contrast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Then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After that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After that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Then</w:t>
                </w:r>
              </w:p>
            </w:tc>
          </w:tr>
        </w:tbl>
      </w:sdtContent>
    </w:sdt>
    <w:p w:rsidR="00000000" w:rsidDel="00000000" w:rsidP="00000000" w:rsidRDefault="00000000" w:rsidRPr="00000000" w14:paraId="0000008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591710" cy="2648021"/>
            <wp:effectExtent b="0" l="0" r="0" t="0"/>
            <wp:docPr descr="A graph showing fast food consumption&#10;&#10;AI-generated content may be incorrect." id="5" name="image1.jpg"/>
            <a:graphic>
              <a:graphicData uri="http://schemas.openxmlformats.org/drawingml/2006/picture">
                <pic:pic>
                  <pic:nvPicPr>
                    <pic:cNvPr descr="A graph showing fast food consumption&#10;&#10;AI-generated content may be incorrect.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710" cy="2648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1970, the amount of pizza consumption was 300 grams per week,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which then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fell moderately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200 grams in the next ten years.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After that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there was a stability at 200 grams from 1980 to 1990.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 contrast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quantity of fish &amp; chips consumed started at 100 grams in 1970.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Then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it rose slightly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150 grams over the following ten-year period.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(5)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Following that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period between 1980 and 1990 showed a dramatic increase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500 grams.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 Similarly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figure for hamburger grew minimally from 50 grams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just under 100 grams in the period from 1970 to 1980.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 After that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this number went up significantly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300 grams in the year 1990.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rPr/>
      </w:pPr>
      <w:r w:rsidDel="00000000" w:rsidR="00000000" w:rsidRPr="00000000">
        <w:rPr>
          <w:rtl w:val="0"/>
        </w:rPr>
        <w:t xml:space="preserve">Practice 2: Viết thành đoạn văn hoàn chỉnh</w:t>
      </w:r>
    </w:p>
    <w:p w:rsidR="00000000" w:rsidDel="00000000" w:rsidP="00000000" w:rsidRDefault="00000000" w:rsidRPr="00000000" w14:paraId="00000096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37250" cy="3503093"/>
            <wp:effectExtent b="0" l="0" r="0" t="0"/>
            <wp:docPr descr="A graph of different colored lines&#10;&#10;AI-generated content may be incorrect." id="4" name="image2.png"/>
            <a:graphic>
              <a:graphicData uri="http://schemas.openxmlformats.org/drawingml/2006/picture">
                <pic:pic>
                  <pic:nvPicPr>
                    <pic:cNvPr descr="A graph of different colored lines&#10;&#10;AI-generated content may be incorrect.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503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S: The percentage of tourists coming to / travelling to / visiting + địa điểm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S: The proportion of visitors to + địa điểm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Câu đầu tiên của đoạn: In + năm đầu, S was / started at + số liệu năm đầu, which then …</w:t>
      </w:r>
      <w:r w:rsidDel="00000000" w:rsidR="00000000" w:rsidRPr="00000000">
        <w:rPr>
          <w:rtl w:val="0"/>
        </w:rPr>
      </w:r>
    </w:p>
    <w:sdt>
      <w:sdtPr>
        <w:lock w:val="contentLocked"/>
        <w:id w:val="-1560800860"/>
        <w:tag w:val="goog_rdk_24"/>
      </w:sdtPr>
      <w:sdtContent>
        <w:tbl>
          <w:tblPr>
            <w:tblStyle w:val="Table8"/>
            <w:tblW w:w="935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75"/>
            <w:gridCol w:w="4675"/>
            <w:tblGridChange w:id="0">
              <w:tblGrid>
                <w:gridCol w:w="4675"/>
                <w:gridCol w:w="46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Linh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Anh Nam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 1980, the percentage of tourists coming to castle was at about 23%, which then rose considerably and peak</w:t>
                </w:r>
                <w:sdt>
                  <w:sdtPr>
                    <w:id w:val="542114519"/>
                    <w:tag w:val="goog_rdk_6"/>
                  </w:sdtPr>
                  <w:sdtContent>
                    <w:ins w:author="Hồng Điệp Võ" w:id="0" w:date="2026-05-06T14:18:20Z"/>
                    <w:sdt>
                      <w:sdtPr>
                        <w:id w:val="-1782233240"/>
                        <w:tag w:val="goog_rdk_7"/>
                      </w:sdtPr>
                      <w:sdtContent>
                        <w:ins w:author="Hồng Điệp Võ" w:id="0" w:date="2026-05-06T14:18:20Z"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rtl w:val="0"/>
                              <w:rPrChange w:author="Hồng Điệp Võ" w:id="1" w:date="2026-05-06T14:18:20Z">
                                <w:rPr>
                                  <w:rFonts w:ascii="Times New Roman" w:cs="Times New Roman" w:eastAsia="Times New Roman" w:hAnsi="Times New Roman"/>
                                </w:rPr>
                              </w:rPrChange>
                            </w:rPr>
                            <w:t xml:space="preserve">ed</w:t>
                          </w:r>
                        </w:ins>
                      </w:sdtContent>
                    </w:sdt>
                    <w:ins w:author="Hồng Điệp Võ" w:id="0" w:date="2026-05-06T14:18:20Z"/>
                  </w:sdtContent>
                </w:sdt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at 45% in1995. However, it experienced a moderate fall to 35% in 2000. After that, this figure reduced slightly to roughly 33% at the end of period./   </w:t>
                </w:r>
                <w:sdt>
                  <w:sdtPr>
                    <w:id w:val="-1968301576"/>
                    <w:tag w:val="goog_rdk_8"/>
                  </w:sdtPr>
                  <w:sdtContent>
                    <w:ins w:author="Hồng Điệp Võ" w:id="2" w:date="2026-05-06T14:23:03Z"/>
                    <w:sdt>
                      <w:sdtPr>
                        <w:id w:val="2086569043"/>
                        <w:tag w:val="goog_rdk_9"/>
                      </w:sdtPr>
                      <w:sdtContent>
                        <w:ins w:author="Hồng Điệp Võ" w:id="2" w:date="2026-05-06T14:23:03Z"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rtl w:val="0"/>
                              <w:rPrChange w:author="Hồng Điệp Võ" w:id="3" w:date="2026-05-06T14:23:03Z">
                                <w:rPr>
                                  <w:rFonts w:ascii="Times New Roman" w:cs="Times New Roman" w:eastAsia="Times New Roman" w:hAnsi="Times New Roman"/>
                                </w:rPr>
                              </w:rPrChange>
                            </w:rPr>
                            <w:t xml:space="preserve">However, </w:t>
                          </w:r>
                        </w:ins>
                      </w:sdtContent>
                    </w:sdt>
                    <w:ins w:author="Hồng Điệp Võ" w:id="2" w:date="2026-05-06T14:23:03Z"/>
                  </w:sdtContent>
                </w:sdt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after falling  moderately to 35% in 2000, this figure reduced slightly to roughly 33% at the end of period. Meanwhile, there was a gradual decrease from 30% to </w:t>
                </w:r>
                <w:sdt>
                  <w:sdtPr>
                    <w:id w:val="1504032456"/>
                    <w:tag w:val="goog_rdk_10"/>
                  </w:sdtPr>
                  <w:sdtContent>
                    <w:ins w:author="Hồng Điệp Võ" w:id="4" w:date="2026-05-06T14:52:32Z"/>
                    <w:sdt>
                      <w:sdtPr>
                        <w:id w:val="-1989597874"/>
                        <w:tag w:val="goog_rdk_11"/>
                      </w:sdtPr>
                      <w:sdtContent>
                        <w:ins w:author="Hồng Điệp Võ" w:id="4" w:date="2026-05-06T14:52:32Z"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rtl w:val="0"/>
                              <w:rPrChange w:author="Hồng Điệp Võ" w:id="5" w:date="2026-05-06T14:52:32Z">
                                <w:rPr>
                                  <w:rFonts w:ascii="Times New Roman" w:cs="Times New Roman" w:eastAsia="Times New Roman" w:hAnsi="Times New Roman"/>
                                </w:rPr>
                              </w:rPrChange>
                            </w:rPr>
                            <w:t xml:space="preserve">around </w:t>
                          </w:r>
                        </w:ins>
                      </w:sdtContent>
                    </w:sdt>
                    <w:ins w:author="Hồng Điệp Võ" w:id="4" w:date="2026-05-06T14:52:32Z"/>
                  </w:sdtContent>
                </w:sdt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18% in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the figure for festival throughout the period.</w:t>
                </w:r>
              </w:p>
              <w:p w:rsidR="00000000" w:rsidDel="00000000" w:rsidP="00000000" w:rsidRDefault="00000000" w:rsidRPr="00000000" w14:paraId="0000009D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The proportion of visitors to aquarium increased substantially from 20% to 35% in the first five years before going down </w:t>
                </w:r>
                <w:sdt>
                  <w:sdtPr>
                    <w:id w:val="1112464528"/>
                    <w:tag w:val="goog_rdk_12"/>
                  </w:sdtPr>
                  <w:sdtContent>
                    <w:ins w:author="Hồng Điệp Võ" w:id="6" w:date="2026-05-06T14:47:14Z"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6"/>
                          <w:szCs w:val="26"/>
                          <w:rtl w:val="0"/>
                        </w:rPr>
                        <w:t xml:space="preserve">/ </w:t>
                      </w:r>
                    </w:ins>
                    <w:sdt>
                      <w:sdtPr>
                        <w:id w:val="-1580755208"/>
                        <w:tag w:val="goog_rdk_13"/>
                      </w:sdtPr>
                      <w:sdtContent>
                        <w:ins w:author="Hồng Điệp Võ" w:id="6" w:date="2026-05-06T14:47:14Z"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6"/>
                              <w:szCs w:val="26"/>
                              <w:rtl w:val="0"/>
                              <w:rPrChange w:author="Hồng Điệp Võ" w:id="7" w:date="2026-05-06T14:47:14Z">
                                <w:rPr>
                                  <w:rFonts w:ascii="Times New Roman" w:cs="Times New Roman" w:eastAsia="Times New Roman" w:hAnsi="Times New Roman"/>
                                  <w:sz w:val="26"/>
                                  <w:szCs w:val="26"/>
                                </w:rPr>
                              </w:rPrChange>
                            </w:rPr>
                            <w:t xml:space="preserve">reducing back </w:t>
                          </w:r>
                        </w:ins>
                      </w:sdtContent>
                    </w:sdt>
                    <w:ins w:author="Hồng Điệp Võ" w:id="6" w:date="2026-05-06T14:47:14Z"/>
                  </w:sdtContent>
                </w:sd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to 20% from 1980 to 1990. Following that, despite rising slightly to 23% in 1995,  this figure recorded a remarkable drop to approximately 9% at the end of the period. In contrast, the percentage of tourists travelling to zoo saw a fluctuation between 8% and 15% in the first 20 years, which then grew remarkably to 20% in 2010.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 1980, the percentage of tourists travelling to castle started at approximately 23%, which then increased significantly to peak at 45% in 1995</w:t>
                </w:r>
                <w:sdt>
                  <w:sdtPr>
                    <w:id w:val="-643706916"/>
                    <w:tag w:val="goog_rdk_14"/>
                  </w:sdtPr>
                  <w:sdtContent>
                    <w:ins w:author="Hồng Điệp Võ" w:id="8" w:date="2026-05-06T14:19:24Z"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rtl w:val="0"/>
                        </w:rPr>
                        <w:t xml:space="preserve"> / </w:t>
                      </w:r>
                    </w:ins>
                    <w:sdt>
                      <w:sdtPr>
                        <w:id w:val="2075003825"/>
                        <w:tag w:val="goog_rdk_15"/>
                      </w:sdtPr>
                      <w:sdtContent>
                        <w:ins w:author="Hồng Điệp Võ" w:id="8" w:date="2026-05-06T14:19:24Z"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rtl w:val="0"/>
                              <w:rPrChange w:author="Hồng Điệp Võ" w:id="9" w:date="2026-05-06T14:19:24Z">
                                <w:rPr>
                                  <w:rFonts w:ascii="Times New Roman" w:cs="Times New Roman" w:eastAsia="Times New Roman" w:hAnsi="Times New Roman"/>
                                </w:rPr>
                              </w:rPrChange>
                            </w:rPr>
                            <w:t xml:space="preserve">to a peak of 45% in 1995</w:t>
                          </w:r>
                        </w:ins>
                      </w:sdtContent>
                    </w:sdt>
                    <w:ins w:author="Hồng Điệp Võ" w:id="8" w:date="2026-05-06T14:19:24Z"/>
                  </w:sdtContent>
                </w:sdt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. However, </w:t>
                </w:r>
                <w:sdt>
                  <w:sdtPr>
                    <w:id w:val="1868167788"/>
                    <w:tag w:val="goog_rdk_16"/>
                  </w:sdtPr>
                  <w:sdtContent>
                    <w:ins w:author="Hồng Điệp Võ" w:id="10" w:date="2026-05-06T14:20:29Z"/>
                    <w:sdt>
                      <w:sdtPr>
                        <w:id w:val="1174201092"/>
                        <w:tag w:val="goog_rdk_17"/>
                      </w:sdtPr>
                      <w:sdtContent>
                        <w:ins w:author="Hồng Điệp Võ" w:id="10" w:date="2026-05-06T14:20:29Z"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rtl w:val="0"/>
                              <w:rPrChange w:author="Hồng Điệp Võ" w:id="11" w:date="2026-05-06T14:20:29Z">
                                <w:rPr>
                                  <w:rFonts w:ascii="Times New Roman" w:cs="Times New Roman" w:eastAsia="Times New Roman" w:hAnsi="Times New Roman"/>
                                </w:rPr>
                              </w:rPrChange>
                            </w:rPr>
                            <w:t xml:space="preserve">there </w:t>
                          </w:r>
                        </w:ins>
                      </w:sdtContent>
                    </w:sdt>
                    <w:ins w:author="Hồng Điệp Võ" w:id="10" w:date="2026-05-06T14:20:29Z">
                      <w:sdt>
                        <w:sdtPr>
                          <w:id w:val="-1450628570"/>
                          <w:tag w:val="goog_rdk_18"/>
                        </w:sdtPr>
                        <w:sdtContent>
                          <w:del w:author="Hồng Điệp Võ" w:id="10" w:date="2026-05-06T14:20:29Z">
                            <w:sdt>
                              <w:sdtPr>
                                <w:id w:val="-206921510"/>
                                <w:tag w:val="goog_rdk_19"/>
                              </w:sdtPr>
                              <w:sdtContent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rtl w:val="0"/>
                                    <w:rPrChange w:author="Hồng Điệp Võ" w:id="11" w:date="2026-05-06T14:20:29Z">
                                      <w:rPr>
                                        <w:rFonts w:ascii="Times New Roman" w:cs="Times New Roman" w:eastAsia="Times New Roman" w:hAnsi="Times New Roman"/>
                                      </w:rPr>
                                    </w:rPrChange>
                                  </w:rPr>
                                  <w:delText xml:space="preserve"> </w:delText>
                                </w:r>
                              </w:sdtContent>
                            </w:sdt>
                          </w:del>
                        </w:sdtContent>
                      </w:sdt>
                    </w:ins>
                  </w:sdtContent>
                </w:sdt>
                <w:sdt>
                  <w:sdtPr>
                    <w:id w:val="2117723606"/>
                    <w:tag w:val="goog_rdk_20"/>
                  </w:sdtPr>
                  <w:sdtContent>
                    <w:del w:author="Hồng Điệp Võ" w:id="10" w:date="2026-05-06T14:20:29Z"/>
                    <w:sdt>
                      <w:sdtPr>
                        <w:id w:val="-367179084"/>
                        <w:tag w:val="goog_rdk_21"/>
                      </w:sdtPr>
                      <w:sdtContent>
                        <w:del w:author="Hồng Điệp Võ" w:id="10" w:date="2026-05-06T14:20:29Z"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rtl w:val="0"/>
                              <w:rPrChange w:author="Hồng Điệp Võ" w:id="11" w:date="2026-05-06T14:20:29Z">
                                <w:rPr>
                                  <w:rFonts w:ascii="Times New Roman" w:cs="Times New Roman" w:eastAsia="Times New Roman" w:hAnsi="Times New Roman"/>
                                </w:rPr>
                              </w:rPrChange>
                            </w:rPr>
                            <w:delText xml:space="preserve">it</w:delText>
                          </w:r>
                        </w:del>
                      </w:sdtContent>
                    </w:sdt>
                    <w:del w:author="Hồng Điệp Võ" w:id="10" w:date="2026-05-06T14:20:29Z"/>
                  </w:sdtContent>
                </w:sdt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was a gradual decrease to 35%</w:t>
                </w:r>
                <w:sdt>
                  <w:sdtPr>
                    <w:id w:val="322356991"/>
                    <w:tag w:val="goog_rdk_22"/>
                  </w:sdtPr>
                  <w:sdtContent>
                    <w:ins w:author="Hồng Điệp Võ" w:id="12" w:date="2026-05-06T14:20:38Z"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rtl w:val="0"/>
                        </w:rPr>
                        <w:t xml:space="preserve"> </w:t>
                      </w:r>
                    </w:ins>
                    <w:sdt>
                      <w:sdtPr>
                        <w:id w:val="1056717846"/>
                        <w:tag w:val="goog_rdk_23"/>
                      </w:sdtPr>
                      <w:sdtContent>
                        <w:ins w:author="Hồng Điệp Võ" w:id="12" w:date="2026-05-06T14:20:38Z"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rtl w:val="0"/>
                              <w:rPrChange w:author="Hồng Điệp Võ" w:id="13" w:date="2026-05-06T14:20:38Z">
                                <w:rPr>
                                  <w:rFonts w:ascii="Times New Roman" w:cs="Times New Roman" w:eastAsia="Times New Roman" w:hAnsi="Times New Roman"/>
                                </w:rPr>
                              </w:rPrChange>
                            </w:rPr>
                            <w:t xml:space="preserve">in this figure</w:t>
                          </w:r>
                        </w:ins>
                      </w:sdtContent>
                    </w:sdt>
                    <w:ins w:author="Hồng Điệp Võ" w:id="12" w:date="2026-05-06T14:20:38Z"/>
                  </w:sdtContent>
                </w:sdt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in 2000 before falling to nearly 33% at the end of the period. Meanwhile,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the figure for festival recorded a gradual reduction from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30% to roughly 18% over the period.</w:t>
                </w:r>
              </w:p>
              <w:p w:rsidR="00000000" w:rsidDel="00000000" w:rsidP="00000000" w:rsidRDefault="00000000" w:rsidRPr="00000000" w14:paraId="0000009F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0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1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The proportion of visitors to aquarium experienced a rapid growth from 20% to 35%</w:t>
                </w:r>
              </w:p>
              <w:p w:rsidR="00000000" w:rsidDel="00000000" w:rsidP="00000000" w:rsidRDefault="00000000" w:rsidRPr="00000000" w14:paraId="000000A2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between 1980 and 1985 before reducing sharly to 20% over the next five years. After that, despite increasing marginally to roughly 24% in 1995, this figure recorded a significant decline to just under 9%  at the end of the period. By contrast, the figure for zoo witnessed a fluctuation between around 10 and 15% over the first 20 years before a remarkable rise to 20% at the end of the period.</w:t>
                </w:r>
              </w:p>
              <w:p w:rsidR="00000000" w:rsidDel="00000000" w:rsidP="00000000" w:rsidRDefault="00000000" w:rsidRPr="00000000" w14:paraId="000000A3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4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heading=h.2cnjfd2ihjoy" w:id="0"/>
      <w:bookmarkEnd w:id="0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37250" cy="3503093"/>
            <wp:effectExtent b="0" l="0" r="0" t="0"/>
            <wp:docPr descr="A graph of different colored lines&#10;&#10;AI-generated content may be incorrect." id="2" name="image2.png"/>
            <a:graphic>
              <a:graphicData uri="http://schemas.openxmlformats.org/drawingml/2006/picture">
                <pic:pic>
                  <pic:nvPicPr>
                    <pic:cNvPr descr="A graph of different colored lines&#10;&#10;AI-generated content may be incorrect.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503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rPr/>
      </w:pPr>
      <w:r w:rsidDel="00000000" w:rsidR="00000000" w:rsidRPr="00000000">
        <w:rPr>
          <w:b w:val="0"/>
          <w:bCs w:val="0"/>
          <w:rtl w:val="0"/>
        </w:rPr>
        <w:t xml:space="preserve">Aquarium (thuỷ cung)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/>
      </w:pPr>
      <w:r w:rsidDel="00000000" w:rsidR="00000000" w:rsidRPr="00000000">
        <w:rPr>
          <w:b w:val="0"/>
          <w:bCs w:val="0"/>
          <w:rtl w:val="0"/>
        </w:rPr>
        <w:t xml:space="preserve">Castle (lâu đài)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rPr/>
      </w:pPr>
      <w:r w:rsidDel="00000000" w:rsidR="00000000" w:rsidRPr="00000000">
        <w:rPr>
          <w:b w:val="0"/>
          <w:bCs w:val="0"/>
          <w:rtl w:val="0"/>
        </w:rPr>
        <w:t xml:space="preserve">Zoo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/>
      </w:pPr>
      <w:r w:rsidDel="00000000" w:rsidR="00000000" w:rsidRPr="00000000">
        <w:rPr>
          <w:b w:val="0"/>
          <w:bCs w:val="0"/>
          <w:rtl w:val="0"/>
        </w:rPr>
        <w:t xml:space="preserve">Festival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rPr/>
      </w:pPr>
      <w:r w:rsidDel="00000000" w:rsidR="00000000" w:rsidRPr="00000000">
        <w:rPr>
          <w:rtl w:val="0"/>
        </w:rPr>
        <w:t xml:space="preserve">PRACTICE 3 - </w:t>
      </w:r>
      <w:r w:rsidDel="00000000" w:rsidR="00000000" w:rsidRPr="00000000">
        <w:rPr>
          <w:rtl w:val="0"/>
        </w:rPr>
        <w:t xml:space="preserve">HOMEWORK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937250" cy="4173836"/>
            <wp:effectExtent b="0" l="0" r="0" t="0"/>
            <wp:docPr descr="A graph showing the price of fuel&#10;&#10;AI-generated content may be incorrect." id="6" name="image5.png"/>
            <a:graphic>
              <a:graphicData uri="http://schemas.openxmlformats.org/drawingml/2006/picture">
                <pic:pic>
                  <pic:nvPicPr>
                    <pic:cNvPr descr="A graph showing the price of fuel&#10;&#10;AI-generated content may be incorrect.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173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Petroleum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Natural Gas: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3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40" w:w="11900" w:orient="portrait"/>
      <w:pgMar w:bottom="1680" w:top="1600" w:left="1275" w:right="1275" w:header="0" w:footer="14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5541256</wp:posOffset>
              </wp:positionH>
              <wp:positionV relativeFrom="paragraph">
                <wp:posOffset>9603115</wp:posOffset>
              </wp:positionV>
              <wp:extent cx="254000" cy="19177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23763" y="3688878"/>
                        <a:ext cx="24447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12.999999523162842" w:line="277.99999237060547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65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5541256</wp:posOffset>
              </wp:positionH>
              <wp:positionV relativeFrom="paragraph">
                <wp:posOffset>9603115</wp:posOffset>
              </wp:positionV>
              <wp:extent cx="254000" cy="191770"/>
              <wp:effectExtent b="0" l="0" r="0" t="0"/>
              <wp:wrapNone/>
              <wp:docPr id="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" cy="1917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1080058" cy="720000"/>
          <wp:effectExtent b="0" l="0" r="0" t="0"/>
          <wp:docPr descr="A black and grey logo&#10;&#10;AI-generated content may be incorrect." id="7" name="image4.png"/>
          <a:graphic>
            <a:graphicData uri="http://schemas.openxmlformats.org/drawingml/2006/picture">
              <pic:pic>
                <pic:nvPicPr>
                  <pic:cNvPr descr="A black and grey logo&#10;&#10;AI-generated content may be incorrect.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0058" cy="72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2"/>
        <w:szCs w:val="2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V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widowControl w:val="0"/>
      <w:spacing w:after="0" w:before="64" w:line="240" w:lineRule="auto"/>
      <w:ind w:left="96"/>
    </w:pPr>
    <w:rPr>
      <w:rFonts w:ascii="Times New Roman" w:cs="Times New Roman" w:eastAsia="Times New Roman" w:hAnsi="Times New Roman"/>
      <w:b w:val="1"/>
      <w:bCs w:val="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gk1RuezM6PKFVGAejUDgBp6EjQ==">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